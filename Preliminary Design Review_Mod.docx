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3EF5" w14:textId="77777777" w:rsidR="00701831" w:rsidRDefault="00701831">
      <w:pPr>
        <w:widowControl w:val="0"/>
        <w:jc w:val="left"/>
        <w:rPr>
          <w:sz w:val="22"/>
          <w:szCs w:val="22"/>
        </w:rPr>
      </w:pPr>
    </w:p>
    <w:tbl>
      <w:tblPr>
        <w:tblStyle w:val="8"/>
        <w:tblW w:w="87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635"/>
        <w:gridCol w:w="869"/>
        <w:gridCol w:w="2011"/>
        <w:gridCol w:w="1800"/>
        <w:gridCol w:w="1796"/>
      </w:tblGrid>
      <w:tr w:rsidR="00701831" w14:paraId="2FF8DB46" w14:textId="77777777">
        <w:tc>
          <w:tcPr>
            <w:tcW w:w="1615" w:type="dxa"/>
            <w:tcBorders>
              <w:top w:val="nil"/>
              <w:left w:val="nil"/>
              <w:bottom w:val="single" w:sz="4" w:space="0" w:color="000000"/>
              <w:right w:val="nil"/>
            </w:tcBorders>
          </w:tcPr>
          <w:p w14:paraId="0BFE071D" w14:textId="77777777" w:rsidR="00701831" w:rsidRDefault="00000000">
            <w:pPr>
              <w:spacing w:before="120" w:after="120"/>
              <w:ind w:firstLine="0"/>
              <w:jc w:val="left"/>
            </w:pPr>
            <w:r>
              <w:rPr>
                <w:noProof/>
              </w:rPr>
              <w:drawing>
                <wp:inline distT="0" distB="0" distL="0" distR="0" wp14:anchorId="7E862827" wp14:editId="7BBF5534">
                  <wp:extent cx="822960" cy="822960"/>
                  <wp:effectExtent l="0" t="0" r="0" b="0"/>
                  <wp:docPr id="3" name="image2.jpg" descr="A blue and white circular desig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circular design&#10;&#10;AI-generated content may be incorrect."/>
                          <pic:cNvPicPr preferRelativeResize="0"/>
                        </pic:nvPicPr>
                        <pic:blipFill>
                          <a:blip r:embed="rId9"/>
                          <a:srcRect/>
                          <a:stretch>
                            <a:fillRect/>
                          </a:stretch>
                        </pic:blipFill>
                        <pic:spPr>
                          <a:xfrm>
                            <a:off x="0" y="0"/>
                            <a:ext cx="822960" cy="822960"/>
                          </a:xfrm>
                          <a:prstGeom prst="rect">
                            <a:avLst/>
                          </a:prstGeom>
                          <a:ln/>
                        </pic:spPr>
                      </pic:pic>
                    </a:graphicData>
                  </a:graphic>
                </wp:inline>
              </w:drawing>
            </w:r>
          </w:p>
        </w:tc>
        <w:tc>
          <w:tcPr>
            <w:tcW w:w="7111" w:type="dxa"/>
            <w:gridSpan w:val="5"/>
            <w:tcBorders>
              <w:top w:val="nil"/>
              <w:left w:val="nil"/>
              <w:bottom w:val="single" w:sz="4" w:space="0" w:color="000000"/>
              <w:right w:val="nil"/>
            </w:tcBorders>
          </w:tcPr>
          <w:p w14:paraId="2B63894D" w14:textId="77777777" w:rsidR="00701831" w:rsidRDefault="00701831">
            <w:pPr>
              <w:jc w:val="left"/>
              <w:rPr>
                <w:b/>
                <w:bCs/>
                <w:sz w:val="10"/>
                <w:szCs w:val="10"/>
              </w:rPr>
            </w:pPr>
          </w:p>
          <w:p w14:paraId="2497176E" w14:textId="77777777" w:rsidR="00701831" w:rsidRDefault="00000000">
            <w:pPr>
              <w:jc w:val="left"/>
              <w:rPr>
                <w:b/>
                <w:bCs/>
                <w:sz w:val="32"/>
                <w:szCs w:val="32"/>
              </w:rPr>
            </w:pPr>
            <w:r>
              <w:rPr>
                <w:b/>
                <w:bCs/>
                <w:sz w:val="32"/>
                <w:szCs w:val="32"/>
              </w:rPr>
              <w:t>UNIVERSITAS AIRLANGGA</w:t>
            </w:r>
          </w:p>
          <w:p w14:paraId="536AA33D" w14:textId="77777777" w:rsidR="00701831" w:rsidRDefault="00000000">
            <w:pPr>
              <w:ind w:right="-424"/>
              <w:jc w:val="left"/>
              <w:rPr>
                <w:b/>
                <w:bCs/>
              </w:rPr>
            </w:pPr>
            <w:r>
              <w:rPr>
                <w:b/>
                <w:bCs/>
              </w:rPr>
              <w:t>FAKULTAS TEKNOLOGI MAJU DAN MULTIDISIPLIN</w:t>
            </w:r>
          </w:p>
          <w:p w14:paraId="3D05318E" w14:textId="77777777" w:rsidR="00701831" w:rsidRDefault="00000000">
            <w:pPr>
              <w:ind w:right="-424"/>
              <w:jc w:val="left"/>
              <w:rPr>
                <w:b/>
                <w:bCs/>
              </w:rPr>
            </w:pPr>
            <w:r>
              <w:rPr>
                <w:b/>
                <w:bCs/>
              </w:rPr>
              <w:t>TEKNIK ROBOTIKA DAN KECERDASAN BUATAN</w:t>
            </w:r>
          </w:p>
          <w:p w14:paraId="0B4AD8A0" w14:textId="77777777" w:rsidR="00701831" w:rsidRDefault="00000000">
            <w:pPr>
              <w:ind w:right="-424"/>
              <w:rPr>
                <w:sz w:val="16"/>
                <w:szCs w:val="16"/>
              </w:rPr>
            </w:pPr>
            <w:r>
              <w:rPr>
                <w:sz w:val="16"/>
                <w:szCs w:val="16"/>
              </w:rPr>
              <w:t>Kampus C Mulyorejo Surabaya 60115 Telp. (031) 5936501 Fax (031) 5936502</w:t>
            </w:r>
          </w:p>
          <w:p w14:paraId="516522E7" w14:textId="77777777" w:rsidR="00701831" w:rsidRDefault="00000000">
            <w:pPr>
              <w:spacing w:after="120"/>
              <w:ind w:right="-424"/>
              <w:rPr>
                <w:sz w:val="16"/>
                <w:szCs w:val="16"/>
              </w:rPr>
            </w:pPr>
            <w:r>
              <w:rPr>
                <w:sz w:val="16"/>
                <w:szCs w:val="16"/>
              </w:rPr>
              <w:t>Laman : https://ftmm.unair.ac.id,  e-mail : info.ftmm@unair.ac.id</w:t>
            </w:r>
          </w:p>
        </w:tc>
      </w:tr>
      <w:tr w:rsidR="00701831" w14:paraId="31BA004F" w14:textId="77777777">
        <w:trPr>
          <w:trHeight w:val="888"/>
        </w:trPr>
        <w:tc>
          <w:tcPr>
            <w:tcW w:w="8726" w:type="dxa"/>
            <w:gridSpan w:val="6"/>
            <w:tcBorders>
              <w:top w:val="single" w:sz="4" w:space="0" w:color="000000"/>
              <w:left w:val="nil"/>
              <w:bottom w:val="nil"/>
              <w:right w:val="nil"/>
            </w:tcBorders>
          </w:tcPr>
          <w:p w14:paraId="7900E0B9" w14:textId="77777777" w:rsidR="00701831" w:rsidRDefault="00000000">
            <w:pPr>
              <w:pStyle w:val="Title"/>
            </w:pPr>
            <w:bookmarkStart w:id="0" w:name="_heading=h.2ik7hfz866ry" w:colFirst="0" w:colLast="0"/>
            <w:bookmarkEnd w:id="0"/>
            <w:r>
              <w:lastRenderedPageBreak/>
              <w:t>DOKUMENTASI PERANCANGAN PRODUK</w:t>
            </w:r>
          </w:p>
        </w:tc>
      </w:tr>
      <w:tr w:rsidR="00701831" w14:paraId="3F57CEB9" w14:textId="77777777">
        <w:trPr>
          <w:trHeight w:val="432"/>
        </w:trPr>
        <w:tc>
          <w:tcPr>
            <w:tcW w:w="3119" w:type="dxa"/>
            <w:gridSpan w:val="3"/>
            <w:tcBorders>
              <w:top w:val="nil"/>
              <w:left w:val="nil"/>
              <w:bottom w:val="nil"/>
              <w:right w:val="nil"/>
            </w:tcBorders>
          </w:tcPr>
          <w:p w14:paraId="47AAAE24" w14:textId="77777777" w:rsidR="00701831" w:rsidRDefault="00000000">
            <w:pPr>
              <w:ind w:left="-30" w:firstLine="0"/>
              <w:jc w:val="left"/>
              <w:rPr>
                <w:b/>
                <w:bCs/>
              </w:rPr>
            </w:pPr>
            <w:r>
              <w:rPr>
                <w:b/>
                <w:bCs/>
              </w:rPr>
              <w:t>Judul Proyek</w:t>
            </w:r>
          </w:p>
        </w:tc>
        <w:tc>
          <w:tcPr>
            <w:tcW w:w="5607" w:type="dxa"/>
            <w:gridSpan w:val="3"/>
            <w:tcBorders>
              <w:top w:val="nil"/>
              <w:left w:val="nil"/>
              <w:bottom w:val="nil"/>
              <w:right w:val="nil"/>
            </w:tcBorders>
          </w:tcPr>
          <w:p w14:paraId="79E773F1" w14:textId="77777777" w:rsidR="00701831" w:rsidRDefault="00000000">
            <w:pPr>
              <w:ind w:left="-14" w:firstLine="0"/>
            </w:pPr>
            <w:r>
              <w:t xml:space="preserve">Prototipe Autonomous Mobile Robot (AMR) untuk Navigasi Indoor Berbasis Pemetaan dan Perencanaan Jalur Otonom </w:t>
            </w:r>
          </w:p>
        </w:tc>
      </w:tr>
      <w:tr w:rsidR="00701831" w14:paraId="7950C9A5" w14:textId="77777777">
        <w:trPr>
          <w:trHeight w:val="432"/>
        </w:trPr>
        <w:tc>
          <w:tcPr>
            <w:tcW w:w="3119" w:type="dxa"/>
            <w:gridSpan w:val="3"/>
            <w:tcBorders>
              <w:top w:val="nil"/>
              <w:left w:val="nil"/>
              <w:bottom w:val="nil"/>
              <w:right w:val="nil"/>
            </w:tcBorders>
          </w:tcPr>
          <w:p w14:paraId="26A277E2" w14:textId="77777777" w:rsidR="00701831" w:rsidRDefault="00000000">
            <w:pPr>
              <w:ind w:left="-30" w:firstLine="0"/>
              <w:jc w:val="left"/>
              <w:rPr>
                <w:b/>
                <w:bCs/>
              </w:rPr>
            </w:pPr>
            <w:r>
              <w:rPr>
                <w:b/>
                <w:bCs/>
              </w:rPr>
              <w:t>Jenis Dokumen</w:t>
            </w:r>
          </w:p>
        </w:tc>
        <w:tc>
          <w:tcPr>
            <w:tcW w:w="5607" w:type="dxa"/>
            <w:gridSpan w:val="3"/>
            <w:tcBorders>
              <w:top w:val="nil"/>
              <w:left w:val="nil"/>
              <w:bottom w:val="nil"/>
              <w:right w:val="nil"/>
            </w:tcBorders>
          </w:tcPr>
          <w:p w14:paraId="41DDE96D" w14:textId="77777777" w:rsidR="00701831" w:rsidRDefault="00000000">
            <w:pPr>
              <w:ind w:left="-14" w:firstLine="0"/>
            </w:pPr>
            <w:r>
              <w:t>Preliminary Design Review (PDR)</w:t>
            </w:r>
          </w:p>
        </w:tc>
      </w:tr>
      <w:tr w:rsidR="00701831" w14:paraId="58218454" w14:textId="77777777">
        <w:trPr>
          <w:trHeight w:val="432"/>
        </w:trPr>
        <w:tc>
          <w:tcPr>
            <w:tcW w:w="3119" w:type="dxa"/>
            <w:gridSpan w:val="3"/>
            <w:tcBorders>
              <w:top w:val="nil"/>
              <w:left w:val="nil"/>
              <w:bottom w:val="nil"/>
              <w:right w:val="nil"/>
            </w:tcBorders>
          </w:tcPr>
          <w:p w14:paraId="2B54B0FC" w14:textId="77777777" w:rsidR="00701831" w:rsidRDefault="00000000">
            <w:pPr>
              <w:ind w:left="-30" w:firstLine="0"/>
              <w:jc w:val="left"/>
              <w:rPr>
                <w:b/>
                <w:bCs/>
              </w:rPr>
            </w:pPr>
            <w:r>
              <w:rPr>
                <w:b/>
                <w:bCs/>
              </w:rPr>
              <w:t>Nomor Dokumen</w:t>
            </w:r>
          </w:p>
        </w:tc>
        <w:tc>
          <w:tcPr>
            <w:tcW w:w="5607" w:type="dxa"/>
            <w:gridSpan w:val="3"/>
            <w:tcBorders>
              <w:top w:val="nil"/>
              <w:left w:val="nil"/>
              <w:bottom w:val="nil"/>
              <w:right w:val="nil"/>
            </w:tcBorders>
          </w:tcPr>
          <w:p w14:paraId="6B1678B4" w14:textId="77777777" w:rsidR="00701831" w:rsidRDefault="00000000">
            <w:pPr>
              <w:ind w:firstLine="0"/>
            </w:pPr>
            <w:r>
              <w:t>-</w:t>
            </w:r>
          </w:p>
        </w:tc>
      </w:tr>
      <w:tr w:rsidR="00701831" w14:paraId="7DA53375" w14:textId="77777777">
        <w:trPr>
          <w:trHeight w:val="432"/>
        </w:trPr>
        <w:tc>
          <w:tcPr>
            <w:tcW w:w="3119" w:type="dxa"/>
            <w:gridSpan w:val="3"/>
            <w:tcBorders>
              <w:top w:val="nil"/>
              <w:left w:val="nil"/>
              <w:bottom w:val="nil"/>
              <w:right w:val="nil"/>
            </w:tcBorders>
          </w:tcPr>
          <w:p w14:paraId="18DE7CEF" w14:textId="77777777" w:rsidR="00701831" w:rsidRDefault="00000000">
            <w:pPr>
              <w:ind w:left="-30" w:firstLine="0"/>
              <w:jc w:val="left"/>
              <w:rPr>
                <w:b/>
                <w:bCs/>
              </w:rPr>
            </w:pPr>
            <w:r>
              <w:rPr>
                <w:b/>
                <w:bCs/>
              </w:rPr>
              <w:t>Nomor Revisi</w:t>
            </w:r>
          </w:p>
        </w:tc>
        <w:tc>
          <w:tcPr>
            <w:tcW w:w="5607" w:type="dxa"/>
            <w:gridSpan w:val="3"/>
            <w:tcBorders>
              <w:top w:val="nil"/>
              <w:left w:val="nil"/>
              <w:bottom w:val="nil"/>
              <w:right w:val="nil"/>
            </w:tcBorders>
          </w:tcPr>
          <w:p w14:paraId="2A6B9E50" w14:textId="77777777" w:rsidR="00701831" w:rsidRDefault="00000000">
            <w:pPr>
              <w:ind w:left="-14" w:firstLine="0"/>
            </w:pPr>
            <w:r>
              <w:t>0</w:t>
            </w:r>
          </w:p>
        </w:tc>
      </w:tr>
      <w:tr w:rsidR="00701831" w14:paraId="48D16A90" w14:textId="77777777">
        <w:trPr>
          <w:trHeight w:val="432"/>
        </w:trPr>
        <w:tc>
          <w:tcPr>
            <w:tcW w:w="3119" w:type="dxa"/>
            <w:gridSpan w:val="3"/>
            <w:tcBorders>
              <w:top w:val="nil"/>
              <w:left w:val="nil"/>
              <w:bottom w:val="nil"/>
              <w:right w:val="nil"/>
            </w:tcBorders>
          </w:tcPr>
          <w:p w14:paraId="45B40BE3" w14:textId="77777777" w:rsidR="00701831" w:rsidRDefault="00000000">
            <w:pPr>
              <w:ind w:left="-30" w:firstLine="0"/>
              <w:jc w:val="left"/>
              <w:rPr>
                <w:b/>
                <w:bCs/>
              </w:rPr>
            </w:pPr>
            <w:r>
              <w:rPr>
                <w:b/>
                <w:bCs/>
              </w:rPr>
              <w:t>Nama File</w:t>
            </w:r>
          </w:p>
        </w:tc>
        <w:tc>
          <w:tcPr>
            <w:tcW w:w="5607" w:type="dxa"/>
            <w:gridSpan w:val="3"/>
            <w:tcBorders>
              <w:top w:val="nil"/>
              <w:left w:val="nil"/>
              <w:bottom w:val="nil"/>
              <w:right w:val="nil"/>
            </w:tcBorders>
          </w:tcPr>
          <w:p w14:paraId="2738CB06" w14:textId="77777777" w:rsidR="00701831" w:rsidRDefault="00000000">
            <w:pPr>
              <w:ind w:firstLine="0"/>
            </w:pPr>
            <w:r>
              <w:t>Preliminary Design Review.docx</w:t>
            </w:r>
          </w:p>
        </w:tc>
      </w:tr>
      <w:tr w:rsidR="00701831" w14:paraId="563E1757" w14:textId="77777777">
        <w:trPr>
          <w:trHeight w:val="432"/>
        </w:trPr>
        <w:tc>
          <w:tcPr>
            <w:tcW w:w="3119" w:type="dxa"/>
            <w:gridSpan w:val="3"/>
            <w:tcBorders>
              <w:top w:val="nil"/>
              <w:left w:val="nil"/>
              <w:bottom w:val="single" w:sz="4" w:space="0" w:color="000000"/>
              <w:right w:val="nil"/>
            </w:tcBorders>
          </w:tcPr>
          <w:p w14:paraId="24F1F7CC" w14:textId="77777777" w:rsidR="00701831" w:rsidRDefault="00000000">
            <w:pPr>
              <w:ind w:left="-30" w:firstLine="0"/>
              <w:jc w:val="left"/>
              <w:rPr>
                <w:b/>
                <w:bCs/>
              </w:rPr>
            </w:pPr>
            <w:r>
              <w:rPr>
                <w:b/>
                <w:bCs/>
              </w:rPr>
              <w:t>Jumlah Halaman</w:t>
            </w:r>
          </w:p>
        </w:tc>
        <w:tc>
          <w:tcPr>
            <w:tcW w:w="5607" w:type="dxa"/>
            <w:gridSpan w:val="3"/>
            <w:tcBorders>
              <w:top w:val="nil"/>
              <w:left w:val="nil"/>
              <w:bottom w:val="single" w:sz="4" w:space="0" w:color="000000"/>
              <w:right w:val="nil"/>
            </w:tcBorders>
          </w:tcPr>
          <w:p w14:paraId="71BC0CA5" w14:textId="77777777" w:rsidR="00701831" w:rsidRDefault="00000000">
            <w:pPr>
              <w:ind w:left="-14" w:firstLine="0"/>
            </w:pPr>
            <w:r>
              <w:rPr>
                <w:highlight w:val="yellow"/>
              </w:rPr>
              <w:t xml:space="preserve">20 </w:t>
            </w:r>
            <w:r>
              <w:t>halaman (termasuk lembar sampul ini)</w:t>
            </w:r>
          </w:p>
        </w:tc>
      </w:tr>
      <w:tr w:rsidR="00701831" w14:paraId="05F1BF0D" w14:textId="77777777">
        <w:trPr>
          <w:trHeight w:val="530"/>
        </w:trPr>
        <w:tc>
          <w:tcPr>
            <w:tcW w:w="8726" w:type="dxa"/>
            <w:gridSpan w:val="6"/>
            <w:tcBorders>
              <w:top w:val="single" w:sz="4" w:space="0" w:color="000000"/>
            </w:tcBorders>
            <w:vAlign w:val="center"/>
          </w:tcPr>
          <w:p w14:paraId="2712591F" w14:textId="77777777" w:rsidR="00701831" w:rsidRDefault="00000000">
            <w:pPr>
              <w:ind w:left="-14" w:firstLine="0"/>
              <w:jc w:val="left"/>
              <w:rPr>
                <w:b/>
                <w:bCs/>
              </w:rPr>
            </w:pPr>
            <w:r>
              <w:rPr>
                <w:b/>
                <w:bCs/>
              </w:rPr>
              <w:t>Data Pengusul</w:t>
            </w:r>
          </w:p>
        </w:tc>
      </w:tr>
      <w:tr w:rsidR="00701831" w14:paraId="639150A7" w14:textId="77777777">
        <w:trPr>
          <w:trHeight w:val="240"/>
        </w:trPr>
        <w:tc>
          <w:tcPr>
            <w:tcW w:w="2250" w:type="dxa"/>
            <w:gridSpan w:val="2"/>
            <w:vMerge w:val="restart"/>
          </w:tcPr>
          <w:p w14:paraId="263AFF76" w14:textId="77777777" w:rsidR="00701831" w:rsidRDefault="00000000">
            <w:pPr>
              <w:ind w:left="-30" w:firstLine="0"/>
              <w:jc w:val="left"/>
            </w:pPr>
            <w:r>
              <w:t>Pengusul</w:t>
            </w:r>
          </w:p>
          <w:p w14:paraId="40670C03" w14:textId="77777777" w:rsidR="00701831" w:rsidRDefault="00701831">
            <w:pPr>
              <w:ind w:left="-30" w:firstLine="0"/>
              <w:jc w:val="left"/>
            </w:pPr>
          </w:p>
          <w:p w14:paraId="4C44A721" w14:textId="77777777" w:rsidR="00701831" w:rsidRDefault="00701831">
            <w:pPr>
              <w:ind w:left="-30" w:firstLine="0"/>
              <w:jc w:val="left"/>
            </w:pPr>
          </w:p>
          <w:p w14:paraId="00CC873E" w14:textId="77777777" w:rsidR="00701831" w:rsidRDefault="00701831">
            <w:pPr>
              <w:ind w:left="-30" w:firstLine="0"/>
              <w:jc w:val="left"/>
            </w:pPr>
          </w:p>
          <w:p w14:paraId="416CF85E" w14:textId="77777777" w:rsidR="00701831" w:rsidRDefault="00701831">
            <w:pPr>
              <w:ind w:left="-30" w:firstLine="0"/>
              <w:jc w:val="left"/>
            </w:pPr>
          </w:p>
          <w:p w14:paraId="0C80F363" w14:textId="77777777" w:rsidR="00701831" w:rsidRDefault="00701831">
            <w:pPr>
              <w:ind w:left="-30" w:firstLine="0"/>
              <w:jc w:val="left"/>
            </w:pPr>
          </w:p>
          <w:p w14:paraId="4A05D59C" w14:textId="77777777" w:rsidR="00701831" w:rsidRDefault="00701831">
            <w:pPr>
              <w:ind w:left="-30" w:firstLine="0"/>
              <w:jc w:val="left"/>
            </w:pPr>
          </w:p>
          <w:p w14:paraId="5CE0A7CC" w14:textId="77777777" w:rsidR="00701831" w:rsidRDefault="00701831">
            <w:pPr>
              <w:ind w:left="-30" w:firstLine="0"/>
              <w:jc w:val="left"/>
            </w:pPr>
          </w:p>
          <w:p w14:paraId="31922D0E" w14:textId="77777777" w:rsidR="00701831" w:rsidRDefault="00701831">
            <w:pPr>
              <w:jc w:val="left"/>
            </w:pPr>
          </w:p>
        </w:tc>
        <w:tc>
          <w:tcPr>
            <w:tcW w:w="2880" w:type="dxa"/>
            <w:gridSpan w:val="2"/>
            <w:tcBorders>
              <w:bottom w:val="nil"/>
            </w:tcBorders>
          </w:tcPr>
          <w:p w14:paraId="4FD733CC" w14:textId="77777777" w:rsidR="00701831" w:rsidRDefault="00000000">
            <w:pPr>
              <w:ind w:left="-14" w:firstLine="0"/>
              <w:jc w:val="left"/>
            </w:pPr>
            <w:r>
              <w:t>Muhammad Jundi Al Ghifari (163231042)</w:t>
            </w:r>
          </w:p>
        </w:tc>
        <w:tc>
          <w:tcPr>
            <w:tcW w:w="1800" w:type="dxa"/>
            <w:tcBorders>
              <w:left w:val="nil"/>
              <w:bottom w:val="nil"/>
              <w:right w:val="nil"/>
            </w:tcBorders>
          </w:tcPr>
          <w:p w14:paraId="0DEAFE6A" w14:textId="77777777" w:rsidR="00701831" w:rsidRDefault="00000000">
            <w:pPr>
              <w:ind w:left="-14" w:firstLine="0"/>
            </w:pPr>
            <w:r>
              <w:t>Jabatan</w:t>
            </w:r>
          </w:p>
          <w:p w14:paraId="0B2EF22A" w14:textId="77777777" w:rsidR="00701831" w:rsidRDefault="00701831">
            <w:pPr>
              <w:ind w:left="-14" w:firstLine="0"/>
            </w:pPr>
          </w:p>
          <w:p w14:paraId="230CFDF1" w14:textId="77777777" w:rsidR="00701831" w:rsidRDefault="00000000">
            <w:pPr>
              <w:ind w:left="-14" w:firstLine="0"/>
            </w:pPr>
            <w:r>
              <w:t>Tanda Tangan</w:t>
            </w:r>
          </w:p>
        </w:tc>
        <w:tc>
          <w:tcPr>
            <w:tcW w:w="1796" w:type="dxa"/>
            <w:tcBorders>
              <w:left w:val="nil"/>
              <w:bottom w:val="nil"/>
            </w:tcBorders>
          </w:tcPr>
          <w:p w14:paraId="4476C15F" w14:textId="77777777" w:rsidR="00701831" w:rsidRDefault="00000000">
            <w:pPr>
              <w:ind w:left="-14" w:firstLine="0"/>
            </w:pPr>
            <w:r>
              <w:t>Mahasiswa</w:t>
            </w:r>
          </w:p>
          <w:p w14:paraId="1AE5238B" w14:textId="77777777" w:rsidR="00701831" w:rsidRDefault="00000000">
            <w:pPr>
              <w:ind w:left="-14" w:firstLine="0"/>
            </w:pPr>
            <w:r>
              <w:rPr>
                <w:noProof/>
              </w:rPr>
              <w:drawing>
                <wp:inline distT="114300" distB="114300" distL="114300" distR="114300" wp14:anchorId="7634A19A" wp14:editId="5C287892">
                  <wp:extent cx="788670" cy="5048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1920" t="42023" r="29920" b="25053"/>
                          <a:stretch>
                            <a:fillRect/>
                          </a:stretch>
                        </pic:blipFill>
                        <pic:spPr>
                          <a:xfrm>
                            <a:off x="0" y="0"/>
                            <a:ext cx="788670" cy="504825"/>
                          </a:xfrm>
                          <a:prstGeom prst="rect">
                            <a:avLst/>
                          </a:prstGeom>
                          <a:ln/>
                        </pic:spPr>
                      </pic:pic>
                    </a:graphicData>
                  </a:graphic>
                </wp:inline>
              </w:drawing>
            </w:r>
          </w:p>
        </w:tc>
      </w:tr>
      <w:tr w:rsidR="00701831" w14:paraId="1ABD2F2F" w14:textId="77777777">
        <w:trPr>
          <w:trHeight w:val="240"/>
        </w:trPr>
        <w:tc>
          <w:tcPr>
            <w:tcW w:w="2250" w:type="dxa"/>
            <w:gridSpan w:val="2"/>
            <w:vMerge/>
          </w:tcPr>
          <w:p w14:paraId="58D0099B" w14:textId="77777777" w:rsidR="00701831" w:rsidRDefault="00701831">
            <w:pPr>
              <w:spacing w:line="240" w:lineRule="auto"/>
              <w:ind w:firstLine="0"/>
              <w:jc w:val="left"/>
            </w:pPr>
          </w:p>
        </w:tc>
        <w:tc>
          <w:tcPr>
            <w:tcW w:w="2880" w:type="dxa"/>
            <w:gridSpan w:val="2"/>
            <w:tcBorders>
              <w:top w:val="nil"/>
              <w:bottom w:val="nil"/>
            </w:tcBorders>
          </w:tcPr>
          <w:p w14:paraId="400D7193" w14:textId="77777777" w:rsidR="00701831" w:rsidRDefault="00000000">
            <w:pPr>
              <w:ind w:left="-14" w:firstLine="0"/>
              <w:jc w:val="left"/>
              <w:rPr>
                <w:i/>
                <w:iCs/>
                <w:color w:val="4F81BD"/>
              </w:rPr>
            </w:pPr>
            <w:r>
              <w:t>Alvin Hongara (163231043)</w:t>
            </w:r>
          </w:p>
        </w:tc>
        <w:tc>
          <w:tcPr>
            <w:tcW w:w="1800" w:type="dxa"/>
            <w:tcBorders>
              <w:top w:val="nil"/>
              <w:left w:val="nil"/>
              <w:bottom w:val="nil"/>
              <w:right w:val="nil"/>
            </w:tcBorders>
          </w:tcPr>
          <w:p w14:paraId="5ECAEE51" w14:textId="77777777" w:rsidR="00701831" w:rsidRDefault="00000000">
            <w:pPr>
              <w:ind w:left="-14" w:firstLine="0"/>
            </w:pPr>
            <w:r>
              <w:t>Jabatan</w:t>
            </w:r>
          </w:p>
          <w:p w14:paraId="2A257211" w14:textId="77777777" w:rsidR="00701831" w:rsidRDefault="00701831">
            <w:pPr>
              <w:ind w:left="-14" w:firstLine="0"/>
            </w:pPr>
          </w:p>
          <w:p w14:paraId="7995CB71" w14:textId="77777777" w:rsidR="00701831" w:rsidRDefault="00000000">
            <w:pPr>
              <w:ind w:left="-14" w:firstLine="0"/>
            </w:pPr>
            <w:r>
              <w:t>Tanda Tangan</w:t>
            </w:r>
          </w:p>
        </w:tc>
        <w:tc>
          <w:tcPr>
            <w:tcW w:w="1796" w:type="dxa"/>
            <w:tcBorders>
              <w:top w:val="nil"/>
              <w:left w:val="nil"/>
              <w:bottom w:val="nil"/>
            </w:tcBorders>
          </w:tcPr>
          <w:p w14:paraId="02AAA305" w14:textId="77777777" w:rsidR="00701831" w:rsidRDefault="00000000">
            <w:pPr>
              <w:ind w:left="-14" w:firstLine="0"/>
            </w:pPr>
            <w:r>
              <w:t>Mahasiswa</w:t>
            </w:r>
          </w:p>
          <w:p w14:paraId="673C98C2" w14:textId="77777777" w:rsidR="00701831" w:rsidRDefault="00000000">
            <w:pPr>
              <w:ind w:left="-14" w:firstLine="0"/>
            </w:pPr>
            <w:r>
              <w:rPr>
                <w:noProof/>
              </w:rPr>
              <w:drawing>
                <wp:inline distT="114300" distB="114300" distL="114300" distR="114300" wp14:anchorId="17A65AF9" wp14:editId="63FCC571">
                  <wp:extent cx="788670" cy="5048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31920" t="42023" r="29920" b="25053"/>
                          <a:stretch>
                            <a:fillRect/>
                          </a:stretch>
                        </pic:blipFill>
                        <pic:spPr>
                          <a:xfrm>
                            <a:off x="0" y="0"/>
                            <a:ext cx="788670" cy="504825"/>
                          </a:xfrm>
                          <a:prstGeom prst="rect">
                            <a:avLst/>
                          </a:prstGeom>
                          <a:ln/>
                        </pic:spPr>
                      </pic:pic>
                    </a:graphicData>
                  </a:graphic>
                </wp:inline>
              </w:drawing>
            </w:r>
          </w:p>
        </w:tc>
      </w:tr>
      <w:tr w:rsidR="00701831" w14:paraId="51D9F5CE" w14:textId="77777777">
        <w:trPr>
          <w:trHeight w:val="240"/>
        </w:trPr>
        <w:tc>
          <w:tcPr>
            <w:tcW w:w="2250" w:type="dxa"/>
            <w:gridSpan w:val="2"/>
            <w:vMerge/>
          </w:tcPr>
          <w:p w14:paraId="66C7ED59" w14:textId="77777777" w:rsidR="00701831" w:rsidRDefault="00701831">
            <w:pPr>
              <w:spacing w:line="240" w:lineRule="auto"/>
              <w:ind w:firstLine="0"/>
              <w:jc w:val="left"/>
            </w:pPr>
          </w:p>
        </w:tc>
        <w:tc>
          <w:tcPr>
            <w:tcW w:w="2880" w:type="dxa"/>
            <w:gridSpan w:val="2"/>
            <w:tcBorders>
              <w:top w:val="nil"/>
            </w:tcBorders>
          </w:tcPr>
          <w:p w14:paraId="1EE94FEB" w14:textId="77777777" w:rsidR="00701831" w:rsidRDefault="00000000">
            <w:pPr>
              <w:ind w:left="-14" w:firstLine="0"/>
              <w:jc w:val="left"/>
            </w:pPr>
            <w:r>
              <w:t>Moch. Shultan Ali S.</w:t>
            </w:r>
          </w:p>
          <w:p w14:paraId="77ABA304" w14:textId="77777777" w:rsidR="00701831" w:rsidRDefault="00000000">
            <w:pPr>
              <w:ind w:left="-14" w:firstLine="0"/>
              <w:jc w:val="left"/>
            </w:pPr>
            <w:r>
              <w:t>(1632310140)</w:t>
            </w:r>
          </w:p>
          <w:p w14:paraId="0E99B695" w14:textId="77777777" w:rsidR="00701831" w:rsidRDefault="00701831">
            <w:pPr>
              <w:ind w:left="-14" w:firstLine="0"/>
              <w:jc w:val="left"/>
            </w:pPr>
          </w:p>
        </w:tc>
        <w:tc>
          <w:tcPr>
            <w:tcW w:w="1800" w:type="dxa"/>
            <w:tcBorders>
              <w:top w:val="nil"/>
              <w:left w:val="nil"/>
              <w:right w:val="nil"/>
            </w:tcBorders>
          </w:tcPr>
          <w:p w14:paraId="39FE3BC9" w14:textId="77777777" w:rsidR="00701831" w:rsidRDefault="00000000">
            <w:pPr>
              <w:ind w:left="-14" w:firstLine="0"/>
            </w:pPr>
            <w:r>
              <w:t>Jabatan</w:t>
            </w:r>
          </w:p>
          <w:p w14:paraId="694856B3" w14:textId="77777777" w:rsidR="00701831" w:rsidRDefault="00701831">
            <w:pPr>
              <w:ind w:left="-14" w:firstLine="0"/>
            </w:pPr>
          </w:p>
          <w:p w14:paraId="1732F236" w14:textId="77777777" w:rsidR="00701831" w:rsidRDefault="00000000">
            <w:pPr>
              <w:ind w:left="-14" w:firstLine="0"/>
            </w:pPr>
            <w:r>
              <w:t>Tanda Tangan</w:t>
            </w:r>
          </w:p>
        </w:tc>
        <w:tc>
          <w:tcPr>
            <w:tcW w:w="1796" w:type="dxa"/>
            <w:tcBorders>
              <w:top w:val="nil"/>
              <w:left w:val="nil"/>
            </w:tcBorders>
          </w:tcPr>
          <w:p w14:paraId="1882CBA6" w14:textId="77777777" w:rsidR="00701831" w:rsidRDefault="00000000">
            <w:pPr>
              <w:ind w:left="-14" w:firstLine="0"/>
            </w:pPr>
            <w:r>
              <w:t>Mahasiswa</w:t>
            </w:r>
          </w:p>
          <w:p w14:paraId="6CCB6476" w14:textId="77777777" w:rsidR="00701831" w:rsidRDefault="00000000">
            <w:pPr>
              <w:ind w:left="-14" w:firstLine="0"/>
            </w:pPr>
            <w:r>
              <w:rPr>
                <w:noProof/>
              </w:rPr>
              <w:drawing>
                <wp:inline distT="114300" distB="114300" distL="114300" distR="114300" wp14:anchorId="732F68B9" wp14:editId="7CD177E4">
                  <wp:extent cx="702410" cy="450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02410" cy="450800"/>
                          </a:xfrm>
                          <a:prstGeom prst="rect">
                            <a:avLst/>
                          </a:prstGeom>
                          <a:ln/>
                        </pic:spPr>
                      </pic:pic>
                    </a:graphicData>
                  </a:graphic>
                </wp:inline>
              </w:drawing>
            </w:r>
          </w:p>
        </w:tc>
      </w:tr>
      <w:tr w:rsidR="00701831" w14:paraId="3674BAD8" w14:textId="77777777">
        <w:trPr>
          <w:trHeight w:val="332"/>
        </w:trPr>
        <w:tc>
          <w:tcPr>
            <w:tcW w:w="2250" w:type="dxa"/>
            <w:gridSpan w:val="2"/>
          </w:tcPr>
          <w:p w14:paraId="31B7D241" w14:textId="77777777" w:rsidR="00701831" w:rsidRDefault="00000000">
            <w:pPr>
              <w:ind w:left="-30" w:firstLine="0"/>
              <w:jc w:val="left"/>
            </w:pPr>
            <w:r>
              <w:t>Tanggal Usulan</w:t>
            </w:r>
          </w:p>
        </w:tc>
        <w:tc>
          <w:tcPr>
            <w:tcW w:w="6476" w:type="dxa"/>
            <w:gridSpan w:val="4"/>
          </w:tcPr>
          <w:p w14:paraId="7409C919" w14:textId="77777777" w:rsidR="00701831" w:rsidRDefault="00000000">
            <w:pPr>
              <w:ind w:firstLine="0"/>
            </w:pPr>
            <w:r>
              <w:t>05/06/2026</w:t>
            </w:r>
          </w:p>
        </w:tc>
      </w:tr>
      <w:tr w:rsidR="00701831" w14:paraId="14CF60BC" w14:textId="77777777">
        <w:tc>
          <w:tcPr>
            <w:tcW w:w="2250" w:type="dxa"/>
            <w:gridSpan w:val="2"/>
          </w:tcPr>
          <w:p w14:paraId="3730C690" w14:textId="77777777" w:rsidR="00701831" w:rsidRDefault="00000000">
            <w:pPr>
              <w:ind w:left="-30" w:firstLine="0"/>
              <w:jc w:val="left"/>
            </w:pPr>
            <w:r>
              <w:t>Disetujui Oleh</w:t>
            </w:r>
          </w:p>
        </w:tc>
        <w:tc>
          <w:tcPr>
            <w:tcW w:w="2880" w:type="dxa"/>
            <w:gridSpan w:val="2"/>
          </w:tcPr>
          <w:p w14:paraId="653E50D6" w14:textId="77777777" w:rsidR="00701831" w:rsidRDefault="00000000">
            <w:r>
              <w:t>Rodik Wahyu Indrawan, S.ST., M.Tr.T.</w:t>
            </w:r>
          </w:p>
        </w:tc>
        <w:tc>
          <w:tcPr>
            <w:tcW w:w="1800" w:type="dxa"/>
          </w:tcPr>
          <w:p w14:paraId="22B0095F" w14:textId="77777777" w:rsidR="00701831" w:rsidRDefault="00000000">
            <w:pPr>
              <w:ind w:left="-14" w:firstLine="0"/>
            </w:pPr>
            <w:r>
              <w:t>Jabatan</w:t>
            </w:r>
          </w:p>
          <w:p w14:paraId="56643D01" w14:textId="77777777" w:rsidR="00701831" w:rsidRDefault="00701831">
            <w:pPr>
              <w:ind w:left="-14" w:firstLine="0"/>
            </w:pPr>
          </w:p>
          <w:p w14:paraId="5E8531BE" w14:textId="77777777" w:rsidR="00701831" w:rsidRDefault="00000000">
            <w:pPr>
              <w:ind w:left="-14" w:firstLine="0"/>
            </w:pPr>
            <w:r>
              <w:t>Tanda Tangan</w:t>
            </w:r>
          </w:p>
        </w:tc>
        <w:tc>
          <w:tcPr>
            <w:tcW w:w="1796" w:type="dxa"/>
          </w:tcPr>
          <w:p w14:paraId="36D232D2" w14:textId="77777777" w:rsidR="00701831" w:rsidRDefault="00000000">
            <w:pPr>
              <w:ind w:left="-14" w:firstLine="0"/>
            </w:pPr>
            <w:r>
              <w:t>Pengampu I</w:t>
            </w:r>
          </w:p>
          <w:p w14:paraId="38F4723D" w14:textId="77777777" w:rsidR="00701831" w:rsidRDefault="00701831">
            <w:pPr>
              <w:ind w:left="-14" w:firstLine="0"/>
            </w:pPr>
          </w:p>
        </w:tc>
      </w:tr>
      <w:tr w:rsidR="00701831" w14:paraId="3F8FDFEF" w14:textId="77777777">
        <w:tc>
          <w:tcPr>
            <w:tcW w:w="2250" w:type="dxa"/>
            <w:gridSpan w:val="2"/>
          </w:tcPr>
          <w:p w14:paraId="72BEC637" w14:textId="77777777" w:rsidR="00701831" w:rsidRDefault="00000000">
            <w:pPr>
              <w:ind w:left="-30" w:firstLine="0"/>
              <w:jc w:val="left"/>
            </w:pPr>
            <w:r>
              <w:t>Tanggal Persetujuan</w:t>
            </w:r>
          </w:p>
        </w:tc>
        <w:tc>
          <w:tcPr>
            <w:tcW w:w="6476" w:type="dxa"/>
            <w:gridSpan w:val="4"/>
          </w:tcPr>
          <w:p w14:paraId="1BC7157B" w14:textId="77777777" w:rsidR="00701831" w:rsidRDefault="00000000">
            <w:r>
              <w:t>xx/06/2026</w:t>
            </w:r>
          </w:p>
        </w:tc>
      </w:tr>
      <w:tr w:rsidR="00701831" w14:paraId="71081A08" w14:textId="77777777">
        <w:tc>
          <w:tcPr>
            <w:tcW w:w="2250" w:type="dxa"/>
            <w:gridSpan w:val="2"/>
          </w:tcPr>
          <w:p w14:paraId="0D8E9BE9" w14:textId="77777777" w:rsidR="00701831" w:rsidRDefault="00000000">
            <w:pPr>
              <w:ind w:left="-30" w:firstLine="0"/>
              <w:jc w:val="left"/>
            </w:pPr>
            <w:r>
              <w:t>Lembaga</w:t>
            </w:r>
          </w:p>
        </w:tc>
        <w:tc>
          <w:tcPr>
            <w:tcW w:w="6476" w:type="dxa"/>
            <w:gridSpan w:val="4"/>
          </w:tcPr>
          <w:p w14:paraId="32FFE315" w14:textId="77777777" w:rsidR="00701831" w:rsidRDefault="00000000">
            <w:pPr>
              <w:ind w:left="-14" w:firstLine="0"/>
            </w:pPr>
            <w:r>
              <w:t>Program Studi Teknik Robotika dan Kecerdasan Buatan</w:t>
            </w:r>
          </w:p>
          <w:p w14:paraId="1DB76144" w14:textId="77777777" w:rsidR="00701831" w:rsidRDefault="00000000">
            <w:pPr>
              <w:ind w:left="-14" w:firstLine="0"/>
            </w:pPr>
            <w:r>
              <w:t>Fakultas Teknologi Maju dan Multidisiplin</w:t>
            </w:r>
          </w:p>
          <w:p w14:paraId="1F1B2FDE" w14:textId="77777777" w:rsidR="00701831" w:rsidRDefault="00000000">
            <w:pPr>
              <w:ind w:left="-14" w:firstLine="0"/>
            </w:pPr>
            <w:r>
              <w:t>Universitas Airlangga</w:t>
            </w:r>
          </w:p>
        </w:tc>
      </w:tr>
      <w:tr w:rsidR="00701831" w14:paraId="0FBBAB73" w14:textId="77777777">
        <w:tc>
          <w:tcPr>
            <w:tcW w:w="2250" w:type="dxa"/>
            <w:gridSpan w:val="2"/>
          </w:tcPr>
          <w:p w14:paraId="5EDBA28F" w14:textId="77777777" w:rsidR="00701831" w:rsidRDefault="00000000">
            <w:pPr>
              <w:ind w:left="-30" w:firstLine="0"/>
              <w:jc w:val="left"/>
            </w:pPr>
            <w:r>
              <w:t>Alamat</w:t>
            </w:r>
          </w:p>
        </w:tc>
        <w:tc>
          <w:tcPr>
            <w:tcW w:w="6476" w:type="dxa"/>
            <w:gridSpan w:val="4"/>
          </w:tcPr>
          <w:p w14:paraId="2AF83951" w14:textId="77777777" w:rsidR="00701831" w:rsidRDefault="00000000">
            <w:pPr>
              <w:ind w:left="-14" w:firstLine="0"/>
              <w:jc w:val="left"/>
            </w:pPr>
            <w:r>
              <w:t>Kampus C Mulyorejo Surabaya 60115 Telp. (031) 5936501 Fax (031) 5936502, https://ftmm.unair.ac.id, e-mail: info.ftmm@unair.ac.id</w:t>
            </w:r>
          </w:p>
        </w:tc>
      </w:tr>
    </w:tbl>
    <w:p w14:paraId="2DAD1825" w14:textId="77777777" w:rsidR="00701831" w:rsidRDefault="00701831">
      <w:pPr>
        <w:rPr>
          <w:sz w:val="22"/>
          <w:szCs w:val="22"/>
        </w:rPr>
      </w:pPr>
    </w:p>
    <w:p w14:paraId="64841436" w14:textId="77777777" w:rsidR="00701831" w:rsidRDefault="00000000">
      <w:pPr>
        <w:pStyle w:val="Title"/>
      </w:pPr>
      <w:bookmarkStart w:id="1" w:name="_heading=h.3znysh7" w:colFirst="0" w:colLast="0"/>
      <w:bookmarkEnd w:id="1"/>
      <w:r>
        <w:lastRenderedPageBreak/>
        <w:t>DAFTAR ISI</w:t>
      </w:r>
    </w:p>
    <w:sdt>
      <w:sdtPr>
        <w:id w:val="1070853192"/>
        <w:docPartObj>
          <w:docPartGallery w:val="Table of Contents"/>
          <w:docPartUnique/>
        </w:docPartObj>
      </w:sdtPr>
      <w:sdtContent>
        <w:p w14:paraId="3A08547A" w14:textId="77777777" w:rsidR="00701831" w:rsidRDefault="00701831">
          <w:pPr>
            <w:widowControl w:val="0"/>
            <w:tabs>
              <w:tab w:val="right" w:pos="12000"/>
            </w:tabs>
            <w:spacing w:before="60" w:line="240" w:lineRule="auto"/>
            <w:ind w:firstLine="0"/>
            <w:jc w:val="left"/>
            <w:rPr>
              <w:b/>
              <w:bCs/>
              <w:color w:val="000000"/>
              <w:sz w:val="22"/>
              <w:szCs w:val="22"/>
            </w:rPr>
          </w:pPr>
          <w:r>
            <w:fldChar w:fldCharType="begin"/>
          </w:r>
          <w:r w:rsidR="00000000">
            <w:instrText xml:space="preserve"> TOC \h \u \z \t "Heading 1,1,Heading 2,2,Heading 3,3,"</w:instrText>
          </w:r>
          <w:r>
            <w:fldChar w:fldCharType="separate"/>
          </w:r>
          <w:hyperlink w:anchor="_heading=h.mcb0qbyel1vz">
            <w:r>
              <w:rPr>
                <w:b/>
                <w:bCs/>
                <w:smallCaps/>
                <w:color w:val="000000"/>
                <w:sz w:val="20"/>
                <w:szCs w:val="20"/>
              </w:rPr>
              <w:t>1. PENGANTAR</w:t>
            </w:r>
            <w:r>
              <w:rPr>
                <w:b/>
                <w:bCs/>
                <w:smallCaps/>
                <w:color w:val="000000"/>
                <w:sz w:val="20"/>
                <w:szCs w:val="20"/>
              </w:rPr>
              <w:tab/>
              <w:t>4</w:t>
            </w:r>
          </w:hyperlink>
        </w:p>
        <w:p w14:paraId="6C9DA5A2"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ctofsga8jjhj">
            <w:r>
              <w:rPr>
                <w:b/>
                <w:bCs/>
                <w:color w:val="000000"/>
                <w:sz w:val="22"/>
                <w:szCs w:val="22"/>
              </w:rPr>
              <w:t>1.1. Ringkasan Isi Dokumen</w:t>
            </w:r>
            <w:r>
              <w:rPr>
                <w:b/>
                <w:bCs/>
                <w:color w:val="000000"/>
                <w:sz w:val="22"/>
                <w:szCs w:val="22"/>
              </w:rPr>
              <w:tab/>
              <w:t>4</w:t>
            </w:r>
          </w:hyperlink>
        </w:p>
        <w:p w14:paraId="76E82578"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pnp72bec6zsh">
            <w:r>
              <w:rPr>
                <w:smallCaps/>
                <w:color w:val="000000"/>
                <w:sz w:val="20"/>
                <w:szCs w:val="20"/>
              </w:rPr>
              <w:t>1.2. Tujuan Penulisan Dokumen</w:t>
            </w:r>
            <w:r>
              <w:rPr>
                <w:smallCaps/>
                <w:color w:val="000000"/>
                <w:sz w:val="20"/>
                <w:szCs w:val="20"/>
              </w:rPr>
              <w:tab/>
              <w:t>4</w:t>
            </w:r>
          </w:hyperlink>
        </w:p>
        <w:p w14:paraId="42F262E8"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3ah197ia2kqd">
            <w:r>
              <w:rPr>
                <w:smallCaps/>
                <w:color w:val="000000"/>
                <w:sz w:val="20"/>
                <w:szCs w:val="20"/>
              </w:rPr>
              <w:t>1.3. Referensi</w:t>
            </w:r>
            <w:r>
              <w:rPr>
                <w:smallCaps/>
                <w:color w:val="000000"/>
                <w:sz w:val="20"/>
                <w:szCs w:val="20"/>
              </w:rPr>
              <w:tab/>
              <w:t>5</w:t>
            </w:r>
          </w:hyperlink>
        </w:p>
        <w:p w14:paraId="67C930ED"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1i1tt4i98a8r">
            <w:r>
              <w:rPr>
                <w:smallCaps/>
                <w:color w:val="000000"/>
                <w:sz w:val="20"/>
                <w:szCs w:val="20"/>
              </w:rPr>
              <w:t>1.4. Daftar Singkatan</w:t>
            </w:r>
            <w:r>
              <w:rPr>
                <w:smallCaps/>
                <w:color w:val="000000"/>
                <w:sz w:val="20"/>
                <w:szCs w:val="20"/>
              </w:rPr>
              <w:tab/>
              <w:t>5</w:t>
            </w:r>
          </w:hyperlink>
        </w:p>
        <w:p w14:paraId="2C66DB5A"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r839nog9q0dw">
            <w:r>
              <w:rPr>
                <w:b/>
                <w:bCs/>
                <w:smallCaps/>
                <w:color w:val="000000"/>
                <w:sz w:val="20"/>
                <w:szCs w:val="20"/>
              </w:rPr>
              <w:t>2. PROPOSAL PENGEMBANGAN PROYEK</w:t>
            </w:r>
            <w:r>
              <w:rPr>
                <w:b/>
                <w:bCs/>
                <w:smallCaps/>
                <w:color w:val="000000"/>
                <w:sz w:val="20"/>
                <w:szCs w:val="20"/>
              </w:rPr>
              <w:tab/>
              <w:t>6</w:t>
            </w:r>
          </w:hyperlink>
        </w:p>
        <w:p w14:paraId="00F9CAB7"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t58uqxkpxpbz">
            <w:r>
              <w:rPr>
                <w:color w:val="000000"/>
                <w:sz w:val="22"/>
                <w:szCs w:val="22"/>
              </w:rPr>
              <w:t>2.1. Latar Belakang</w:t>
            </w:r>
            <w:r>
              <w:rPr>
                <w:color w:val="000000"/>
                <w:sz w:val="22"/>
                <w:szCs w:val="22"/>
              </w:rPr>
              <w:tab/>
              <w:t>6</w:t>
            </w:r>
          </w:hyperlink>
        </w:p>
        <w:p w14:paraId="09E278BE" w14:textId="77777777" w:rsidR="00701831" w:rsidRDefault="00701831">
          <w:pPr>
            <w:widowControl w:val="0"/>
            <w:tabs>
              <w:tab w:val="right" w:pos="12000"/>
            </w:tabs>
            <w:spacing w:before="60" w:line="240" w:lineRule="auto"/>
            <w:ind w:left="720"/>
            <w:jc w:val="left"/>
            <w:rPr>
              <w:color w:val="000000"/>
              <w:sz w:val="22"/>
              <w:szCs w:val="22"/>
            </w:rPr>
          </w:pPr>
          <w:hyperlink w:anchor="_heading=h.kbi8dd4ch1w8">
            <w:r>
              <w:rPr>
                <w:color w:val="000000"/>
                <w:sz w:val="22"/>
                <w:szCs w:val="22"/>
              </w:rPr>
              <w:t>2.1.1. Informasi Pendukung masalah</w:t>
            </w:r>
            <w:r>
              <w:rPr>
                <w:color w:val="000000"/>
                <w:sz w:val="22"/>
                <w:szCs w:val="22"/>
              </w:rPr>
              <w:tab/>
              <w:t>7</w:t>
            </w:r>
          </w:hyperlink>
        </w:p>
        <w:p w14:paraId="503ED595" w14:textId="77777777" w:rsidR="00701831" w:rsidRDefault="00701831">
          <w:pPr>
            <w:widowControl w:val="0"/>
            <w:tabs>
              <w:tab w:val="right" w:pos="12000"/>
            </w:tabs>
            <w:spacing w:before="60" w:line="240" w:lineRule="auto"/>
            <w:ind w:left="720"/>
            <w:jc w:val="left"/>
            <w:rPr>
              <w:color w:val="000000"/>
              <w:sz w:val="22"/>
              <w:szCs w:val="22"/>
            </w:rPr>
          </w:pPr>
          <w:hyperlink w:anchor="_heading=h.pm68xqw0reg4">
            <w:r>
              <w:rPr>
                <w:i/>
                <w:iCs/>
                <w:color w:val="000000"/>
                <w:sz w:val="20"/>
                <w:szCs w:val="20"/>
              </w:rPr>
              <w:t>2.1.2. Analisis Masalah</w:t>
            </w:r>
            <w:r>
              <w:rPr>
                <w:i/>
                <w:iCs/>
                <w:color w:val="000000"/>
                <w:sz w:val="20"/>
                <w:szCs w:val="20"/>
              </w:rPr>
              <w:tab/>
              <w:t>9</w:t>
            </w:r>
          </w:hyperlink>
        </w:p>
        <w:p w14:paraId="1594A231"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i8dyrgm7tlmr">
            <w:r>
              <w:rPr>
                <w:color w:val="000000"/>
                <w:sz w:val="22"/>
                <w:szCs w:val="22"/>
              </w:rPr>
              <w:t>2.2. Analisis Kebutuhan Sistem</w:t>
            </w:r>
            <w:r>
              <w:rPr>
                <w:color w:val="000000"/>
                <w:sz w:val="22"/>
                <w:szCs w:val="22"/>
              </w:rPr>
              <w:tab/>
              <w:t>9</w:t>
            </w:r>
          </w:hyperlink>
        </w:p>
        <w:p w14:paraId="021EE08F"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wk6jli6ee4jq">
            <w:r>
              <w:rPr>
                <w:color w:val="000000"/>
                <w:sz w:val="22"/>
                <w:szCs w:val="22"/>
              </w:rPr>
              <w:t>2.3. Kebutuhan Desain Sistem</w:t>
            </w:r>
            <w:r>
              <w:rPr>
                <w:color w:val="000000"/>
                <w:sz w:val="22"/>
                <w:szCs w:val="22"/>
              </w:rPr>
              <w:tab/>
              <w:t>10</w:t>
            </w:r>
          </w:hyperlink>
        </w:p>
        <w:p w14:paraId="75998E9C"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w5g30k8ppos9">
            <w:r>
              <w:rPr>
                <w:color w:val="000000"/>
                <w:sz w:val="22"/>
                <w:szCs w:val="22"/>
              </w:rPr>
              <w:t>2.4. Kebutuhan Performansi Sistem</w:t>
            </w:r>
            <w:r>
              <w:rPr>
                <w:color w:val="000000"/>
                <w:sz w:val="22"/>
                <w:szCs w:val="22"/>
              </w:rPr>
              <w:tab/>
              <w:t>11</w:t>
            </w:r>
          </w:hyperlink>
        </w:p>
        <w:p w14:paraId="1F00ED83"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1tyt07w9wzbr">
            <w:r>
              <w:rPr>
                <w:color w:val="000000"/>
                <w:sz w:val="22"/>
                <w:szCs w:val="22"/>
              </w:rPr>
              <w:t>2.5. Arsitektur Desain Sistem</w:t>
            </w:r>
            <w:r>
              <w:rPr>
                <w:color w:val="000000"/>
                <w:sz w:val="22"/>
                <w:szCs w:val="22"/>
              </w:rPr>
              <w:tab/>
              <w:t>11</w:t>
            </w:r>
          </w:hyperlink>
        </w:p>
        <w:p w14:paraId="01A4884B" w14:textId="77777777" w:rsidR="00701831" w:rsidRDefault="00701831">
          <w:pPr>
            <w:widowControl w:val="0"/>
            <w:tabs>
              <w:tab w:val="right" w:pos="12000"/>
            </w:tabs>
            <w:spacing w:before="60" w:line="240" w:lineRule="auto"/>
            <w:ind w:left="720"/>
            <w:jc w:val="left"/>
            <w:rPr>
              <w:color w:val="000000"/>
              <w:sz w:val="22"/>
              <w:szCs w:val="22"/>
            </w:rPr>
          </w:pPr>
          <w:hyperlink w:anchor="_heading=h.1zx0oneygj3a">
            <w:r>
              <w:rPr>
                <w:i/>
                <w:iCs/>
                <w:color w:val="000000"/>
                <w:sz w:val="20"/>
                <w:szCs w:val="20"/>
              </w:rPr>
              <w:t>2.5.1. Alternatif Solusi</w:t>
            </w:r>
            <w:r>
              <w:rPr>
                <w:i/>
                <w:iCs/>
                <w:color w:val="000000"/>
                <w:sz w:val="20"/>
                <w:szCs w:val="20"/>
              </w:rPr>
              <w:tab/>
              <w:t>11</w:t>
            </w:r>
          </w:hyperlink>
        </w:p>
        <w:p w14:paraId="200D6696" w14:textId="77777777" w:rsidR="00701831" w:rsidRDefault="00701831">
          <w:pPr>
            <w:widowControl w:val="0"/>
            <w:tabs>
              <w:tab w:val="right" w:pos="12000"/>
            </w:tabs>
            <w:spacing w:before="60" w:line="240" w:lineRule="auto"/>
            <w:ind w:left="720"/>
            <w:jc w:val="left"/>
            <w:rPr>
              <w:color w:val="000000"/>
              <w:sz w:val="22"/>
              <w:szCs w:val="22"/>
            </w:rPr>
          </w:pPr>
          <w:hyperlink w:anchor="_heading=h.4fbzac9g9ee5">
            <w:r>
              <w:rPr>
                <w:color w:val="000000"/>
                <w:sz w:val="22"/>
                <w:szCs w:val="22"/>
              </w:rPr>
              <w:t>2.5.2. Analisis Solusi</w:t>
            </w:r>
            <w:r>
              <w:rPr>
                <w:color w:val="000000"/>
                <w:sz w:val="22"/>
                <w:szCs w:val="22"/>
              </w:rPr>
              <w:tab/>
              <w:t>11</w:t>
            </w:r>
          </w:hyperlink>
        </w:p>
        <w:p w14:paraId="3D254AF5" w14:textId="77777777" w:rsidR="00701831" w:rsidRDefault="00701831">
          <w:pPr>
            <w:widowControl w:val="0"/>
            <w:tabs>
              <w:tab w:val="right" w:pos="12000"/>
            </w:tabs>
            <w:spacing w:before="60" w:line="240" w:lineRule="auto"/>
            <w:ind w:left="720"/>
            <w:jc w:val="left"/>
            <w:rPr>
              <w:color w:val="000000"/>
              <w:sz w:val="22"/>
              <w:szCs w:val="22"/>
            </w:rPr>
          </w:pPr>
          <w:hyperlink w:anchor="_heading=h.uzezl7uvz5vd">
            <w:r>
              <w:rPr>
                <w:color w:val="000000"/>
                <w:sz w:val="22"/>
                <w:szCs w:val="22"/>
              </w:rPr>
              <w:t>2.5.3. Solusi yang Dipilih</w:t>
            </w:r>
            <w:r>
              <w:rPr>
                <w:color w:val="000000"/>
                <w:sz w:val="22"/>
                <w:szCs w:val="22"/>
              </w:rPr>
              <w:tab/>
              <w:t>11</w:t>
            </w:r>
          </w:hyperlink>
        </w:p>
        <w:p w14:paraId="5AB95C67" w14:textId="77777777" w:rsidR="00701831" w:rsidRDefault="00701831">
          <w:pPr>
            <w:widowControl w:val="0"/>
            <w:tabs>
              <w:tab w:val="right" w:pos="12000"/>
            </w:tabs>
            <w:spacing w:before="60" w:line="240" w:lineRule="auto"/>
            <w:ind w:left="720"/>
            <w:jc w:val="left"/>
            <w:rPr>
              <w:color w:val="000000"/>
              <w:sz w:val="22"/>
              <w:szCs w:val="22"/>
            </w:rPr>
          </w:pPr>
          <w:hyperlink w:anchor="_heading=h.h53vd96cchgk">
            <w:r>
              <w:rPr>
                <w:color w:val="000000"/>
                <w:sz w:val="22"/>
                <w:szCs w:val="22"/>
              </w:rPr>
              <w:t>2.5.4. Karakteristik Produk</w:t>
            </w:r>
            <w:r>
              <w:rPr>
                <w:color w:val="000000"/>
                <w:sz w:val="22"/>
                <w:szCs w:val="22"/>
              </w:rPr>
              <w:tab/>
              <w:t>12</w:t>
            </w:r>
          </w:hyperlink>
        </w:p>
        <w:p w14:paraId="141AB0D7" w14:textId="77777777" w:rsidR="00701831" w:rsidRDefault="00701831">
          <w:pPr>
            <w:widowControl w:val="0"/>
            <w:tabs>
              <w:tab w:val="right" w:pos="12000"/>
            </w:tabs>
            <w:spacing w:before="60" w:line="240" w:lineRule="auto"/>
            <w:ind w:left="360" w:firstLine="0"/>
            <w:jc w:val="left"/>
            <w:rPr>
              <w:color w:val="000000"/>
              <w:sz w:val="22"/>
              <w:szCs w:val="22"/>
            </w:rPr>
          </w:pPr>
          <w:hyperlink w:anchor="_heading=h.n6dvzyirdw4v">
            <w:r>
              <w:rPr>
                <w:color w:val="000000"/>
                <w:sz w:val="22"/>
                <w:szCs w:val="22"/>
              </w:rPr>
              <w:t>2.6. Manajemen Proyek</w:t>
            </w:r>
            <w:r>
              <w:rPr>
                <w:color w:val="000000"/>
                <w:sz w:val="22"/>
                <w:szCs w:val="22"/>
              </w:rPr>
              <w:tab/>
              <w:t>12</w:t>
            </w:r>
          </w:hyperlink>
        </w:p>
        <w:p w14:paraId="5EFEDE47" w14:textId="77777777" w:rsidR="00701831" w:rsidRDefault="00701831">
          <w:pPr>
            <w:widowControl w:val="0"/>
            <w:tabs>
              <w:tab w:val="right" w:pos="12000"/>
            </w:tabs>
            <w:spacing w:before="60" w:line="240" w:lineRule="auto"/>
            <w:ind w:left="720"/>
            <w:jc w:val="left"/>
            <w:rPr>
              <w:color w:val="000000"/>
              <w:sz w:val="22"/>
              <w:szCs w:val="22"/>
            </w:rPr>
          </w:pPr>
          <w:hyperlink w:anchor="_heading=h.s3sihuwji5s4">
            <w:r>
              <w:rPr>
                <w:i/>
                <w:iCs/>
                <w:color w:val="000000"/>
                <w:sz w:val="20"/>
                <w:szCs w:val="20"/>
              </w:rPr>
              <w:t>2.6.1. Work Breakdown Schedule</w:t>
            </w:r>
            <w:r>
              <w:rPr>
                <w:i/>
                <w:iCs/>
                <w:color w:val="000000"/>
                <w:sz w:val="20"/>
                <w:szCs w:val="20"/>
              </w:rPr>
              <w:tab/>
              <w:t>12</w:t>
            </w:r>
          </w:hyperlink>
        </w:p>
        <w:p w14:paraId="72A23024"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2.6.2. Alur dan Jadwal Kegiatan</w:t>
            </w:r>
            <w:r>
              <w:rPr>
                <w:color w:val="000000"/>
                <w:sz w:val="22"/>
                <w:szCs w:val="22"/>
              </w:rPr>
              <w:tab/>
              <w:t>12</w:t>
            </w:r>
          </w:hyperlink>
        </w:p>
        <w:p w14:paraId="531DD9ED"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2.6.3. Rencana Pengujian</w:t>
            </w:r>
            <w:r>
              <w:rPr>
                <w:color w:val="000000"/>
                <w:sz w:val="22"/>
                <w:szCs w:val="22"/>
              </w:rPr>
              <w:tab/>
              <w:t>13</w:t>
            </w:r>
          </w:hyperlink>
        </w:p>
        <w:p w14:paraId="3B3E34E3" w14:textId="77777777" w:rsidR="00701831" w:rsidRDefault="00701831">
          <w:pPr>
            <w:widowControl w:val="0"/>
            <w:tabs>
              <w:tab w:val="right" w:pos="12000"/>
            </w:tabs>
            <w:spacing w:before="60" w:line="240" w:lineRule="auto"/>
            <w:ind w:left="720"/>
            <w:jc w:val="left"/>
            <w:rPr>
              <w:color w:val="000000"/>
              <w:sz w:val="22"/>
              <w:szCs w:val="22"/>
            </w:rPr>
          </w:pPr>
          <w:hyperlink w:anchor="_heading=">
            <w:r>
              <w:rPr>
                <w:color w:val="000000"/>
                <w:sz w:val="22"/>
                <w:szCs w:val="22"/>
              </w:rPr>
              <w:t>2.6.4. Rencana Manajemen Risiko</w:t>
            </w:r>
            <w:r>
              <w:rPr>
                <w:color w:val="000000"/>
                <w:sz w:val="22"/>
                <w:szCs w:val="22"/>
              </w:rPr>
              <w:tab/>
              <w:t>13</w:t>
            </w:r>
          </w:hyperlink>
        </w:p>
        <w:p w14:paraId="5C7FAF7F"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2g8tl0oc5vul">
            <w:r>
              <w:rPr>
                <w:b/>
                <w:bCs/>
                <w:smallCaps/>
                <w:color w:val="000000"/>
                <w:sz w:val="20"/>
                <w:szCs w:val="20"/>
              </w:rPr>
              <w:t>3. LAPORAN KEMAJUAN</w:t>
            </w:r>
            <w:r>
              <w:rPr>
                <w:b/>
                <w:bCs/>
                <w:smallCaps/>
                <w:color w:val="000000"/>
                <w:sz w:val="20"/>
                <w:szCs w:val="20"/>
              </w:rPr>
              <w:tab/>
              <w:t>14</w:t>
            </w:r>
          </w:hyperlink>
        </w:p>
        <w:p w14:paraId="297C7C78" w14:textId="77777777" w:rsidR="00701831" w:rsidRDefault="00701831">
          <w:pPr>
            <w:widowControl w:val="0"/>
            <w:tabs>
              <w:tab w:val="right" w:pos="12000"/>
            </w:tabs>
            <w:spacing w:before="60" w:line="240" w:lineRule="auto"/>
            <w:ind w:firstLine="0"/>
            <w:jc w:val="left"/>
            <w:rPr>
              <w:b/>
              <w:bCs/>
              <w:color w:val="000000"/>
              <w:sz w:val="22"/>
              <w:szCs w:val="22"/>
            </w:rPr>
          </w:pPr>
          <w:hyperlink w:anchor="_heading=h.kmka3a3n5jkq">
            <w:r>
              <w:rPr>
                <w:b/>
                <w:bCs/>
                <w:smallCaps/>
                <w:color w:val="000000"/>
                <w:sz w:val="20"/>
                <w:szCs w:val="20"/>
              </w:rPr>
              <w:t>4. KESIMPULAN</w:t>
            </w:r>
            <w:r>
              <w:rPr>
                <w:b/>
                <w:bCs/>
                <w:smallCaps/>
                <w:color w:val="000000"/>
                <w:sz w:val="20"/>
                <w:szCs w:val="20"/>
              </w:rPr>
              <w:tab/>
              <w:t>14</w:t>
            </w:r>
          </w:hyperlink>
          <w:r>
            <w:fldChar w:fldCharType="end"/>
          </w:r>
        </w:p>
      </w:sdtContent>
    </w:sdt>
    <w:p w14:paraId="27BFDF90" w14:textId="77777777" w:rsidR="00701831" w:rsidRDefault="00000000">
      <w:pPr>
        <w:jc w:val="left"/>
        <w:rPr>
          <w:b/>
          <w:bCs/>
          <w:smallCaps/>
        </w:rPr>
      </w:pPr>
      <w:r>
        <w:br w:type="page"/>
      </w:r>
    </w:p>
    <w:p w14:paraId="06F0543C" w14:textId="77777777" w:rsidR="00701831" w:rsidRDefault="00000000">
      <w:pPr>
        <w:pStyle w:val="Heading1"/>
        <w:numPr>
          <w:ilvl w:val="0"/>
          <w:numId w:val="2"/>
        </w:numPr>
      </w:pPr>
      <w:bookmarkStart w:id="2" w:name="_heading=h.mcb0qbyel1vz" w:colFirst="0" w:colLast="0"/>
      <w:bookmarkEnd w:id="2"/>
      <w:r>
        <w:lastRenderedPageBreak/>
        <w:t>PENGANTAR</w:t>
      </w:r>
      <w:r>
        <w:tab/>
      </w:r>
    </w:p>
    <w:p w14:paraId="4CDC28C2" w14:textId="01FD9C55" w:rsidR="00701831" w:rsidRDefault="00000000" w:rsidP="00302D76">
      <w:pPr>
        <w:pStyle w:val="Heading2"/>
        <w:numPr>
          <w:ilvl w:val="1"/>
          <w:numId w:val="2"/>
        </w:numPr>
      </w:pPr>
      <w:r>
        <w:t>1.1 Ringkasan Isi Dokumen</w:t>
      </w:r>
    </w:p>
    <w:p>
      <w:pPr/>
      <w:r>
        <w:t>Dokumen ini merupakan Preliminary Design Review (PDR) yang mendokumentasikan rancangan awal proyek sistem Autonomous Mobile Robot (AMR) "Arya" untuk aplikasi navigasi indoor berbasis pemetaan dan perencanaan jalur otonom. Secara keseluruhan, dokumen ini terdiri dari empat bagian utama: pengantar, proposal pengembangan proyek, laporan kemajuan, dan kesimpulan.</w:t>
        <w:br/>
        <w:t>Bagian pengantar mencakup ringkasan isi dokumen, tujuan penulisan, daftar referensi dalam format APA, serta daftar singkatan yang digunakan sepanjang dokumen. Bagian proposal pengembangan proyek merupakan inti dokumen, yang dibuka dengan latar belakang permasalahan ketidakfleksibelan alur logistik dan tingginya biaya pemeliharaan infrastruktur fisik pada sistem Automated Guided Vehicle (AGV) konvensional berbasis pita magnetik di PT. XYZ. Data operasional menunjukkan tingginya frekuensi keluar jalur (lost track) serta lambatnya respons pengereman terhadap rintangan dinamis pada AGV lama, yang memperkuat urgensi pengembangan robot navigasi otonom berbasis LiDAR yang diusulkan.</w:t>
        <w:br/>
        <w:t>Analisis kebutuhan sistem dilakukan menggunakan metode Quality Function Deployment (QFD), menghasilkan persyaratan teknis dengan aspek komputasi onboard (Mini PC) dan sistem navigasi berbasis LiDAR sebagai prioritas utama. Dari analisis ini dirumuskan sebelas kebutuhan fungsional (F1–F11), lima kebutuhan non-fungsional (N1–N5), dan delapan kebutuhan performansi terukur (P1–P8) yang menjadi acuan pengembangan dan pengujian sistem. Tiga alternatif solusi diusulkan dan dibandingkan menggunakan metode penilaian berbobot berbasis hasil QFD. Alternatif terpilih adalah sistem navigasi otonom berbasis ROS 2 Humble dengan arsitektur komputasi tersentralisasi pada Mini PC Intel Core i7-4600U yang mengintegrasikan sensor SLLiDAR A2M7, safety laser scanner CCF-LAS4-4M, dan IMU Wheeltec N100. Arsitektur ini mampu memenuhi seluruh persyaratan fungsional berprioritas tinggi secara optimal, terutama pada aspek akurasi pemetaan, lokalisasi dinamis, dan kecepatan komputasi.</w:t>
        <w:br/>
        <w:t>Manajemen proyek dirancang dalam tujuh minggu, mencakup Work Breakdown Schedule (WBS), jadwal kegiatan mingguan, rencana pengujian operasional terhadap parameter performansi P1–P8, serta analisis sepuluh risiko teknis dan manajerial beserta rencana pengendaliannya. Dokumen ini berfungsi sebagai panduan komprehensif sebelum implementasi fisik robot dimulai.</w:t>
      </w:r>
    </w:p>
    <w:p w14:paraId="6F59FB17" w14:textId="77777777" w:rsidR="00701831" w:rsidRDefault="00000000">
      <w:pPr>
        <w:pStyle w:val="Heading2"/>
        <w:numPr>
          <w:ilvl w:val="1"/>
          <w:numId w:val="2"/>
        </w:numPr>
        <w:spacing w:before="200" w:line="276" w:lineRule="auto"/>
        <w:ind w:hanging="360"/>
      </w:pPr>
      <w:r>
        <w:t>1.2 Tujuan Penulisan Dokumen</w:t>
      </w:r>
    </w:p>
    <w:p>
      <w:pPr>
        <w:pStyle w:val="ListParagraph"/>
      </w:pPr>
      <w:r>
        <w:t>Menyusun rencana manajemen proyek yang mencakup jadwal pengembangan, prosedur pengujian keandalan, dan pengendalian risiko sebagai panduan pelaksanaan implementasi fisik robot.</w:t>
      </w:r>
    </w:p>
    <w:p>
      <w:pPr>
        <w:pStyle w:val="ListParagraph"/>
      </w:pPr>
      <w:r>
        <w:t>Membandingkan dan memilih solusi teknis terbaik melalui analisis alternatif arsitektur navigasi berbobot yang bersumber dari hasil Quality Function Deployment (QFD).</w:t>
      </w:r>
    </w:p>
    <w:p>
      <w:pPr>
        <w:pStyle w:val="ListParagraph"/>
      </w:pPr>
      <w:r>
        <w:t>Mengidentifikasi dan merumuskan kebutuhan sistem secara sistematis, meliputi kebutuhan fungsional, non-fungsional, dan performansi navigasi yang terukur.</w:t>
      </w:r>
    </w:p>
    <w:p>
      <w:pPr>
        <w:pStyle w:val="ListParagraph"/>
      </w:pPr>
      <w:r>
        <w:t>Mendokumentasikan rancangan awal arsitektur sistem Autonomous Mobile Robot (AMR) "Arya" untuk navigasi indoor berbasis pemetaan dan perencanaan jalur otonom secara komprehensif dan terstruktur sebagai dasar acuan implementasi.</w:t>
      </w:r>
    </w:p>
    <w:p w14:paraId="31B82C2E" w14:textId="77777777" w:rsidR="00701831" w:rsidRDefault="00000000" w:rsidP="004F65FC">
      <w:pPr>
        <w:pStyle w:val="Heading2"/>
        <w:numPr>
          <w:ilvl w:val="1"/>
          <w:numId w:val="9"/>
        </w:numPr>
        <w:spacing w:line="276" w:lineRule="auto"/>
        <w:ind w:hanging="360"/>
      </w:pPr>
      <w:r>
        <w:t>1.3 Referensi</w:t>
      </w:r>
    </w:p>
    <w:p>
      <w:pPr/>
      <w:r>
        <w:t>Open Source Robotics Foundation. (2023). Navigation 2 (Nav2) Documentation. Retrieved from https://navigation.ros.org/</w:t>
      </w:r>
    </w:p>
    <w:p>
      <w:pPr/>
      <w:r>
        <w:t>Thrun, S., Burgard, W., &amp; Fox, D. (2005). Probabilistic Robotics. MIT Press.</w:t>
      </w:r>
    </w:p>
    <w:p>
      <w:pPr/>
      <w:r>
        <w:t>Siegwart, R., Nourbakhsh, I. R., &amp; Scaramuzza, D. (2011). Introduction to Autonomous Mobile Robots (2nd ed.). MIT Press.</w:t>
      </w:r>
    </w:p>
    <w:p>
      <w:pPr/>
      <w:r>
        <w:t>RoboPeak. (2023). RPLIDAR A2M7 360 Degree Laser Range Scanner User Manual (Rev. 1.0). RoboPeak Technology Co., Ltd.</w:t>
      </w:r>
    </w:p>
    <w:p>
      <w:pPr/>
      <w:r>
        <w:t>Macenski, S., Foote, T., Gerkey, B., Lalancette, C., &amp; Woodall, W. (2022). Robot Operating System 2: Design, architecture, and uses in the wild. Science Robotics, 7(66), eabm6074. https://doi.org/10.1126/scirobotics.abm6074</w:t>
      </w:r>
    </w:p>
    <w:p>
      <w:pPr/>
      <w:r>
        <w:t>Referensi utama meliputi literatur standar robotika, pemetaan, navigasi otonom, dan dokumentasi resmi dari package serta komponen yang digunakan:</w:t>
      </w:r>
    </w:p>
    <w:p w14:paraId="364ABCE1" w14:textId="77777777" w:rsidR="00701831" w:rsidRDefault="00000000" w:rsidP="004F65FC">
      <w:pPr>
        <w:pStyle w:val="Heading2"/>
        <w:numPr>
          <w:ilvl w:val="1"/>
          <w:numId w:val="9"/>
        </w:numPr>
        <w:spacing w:line="276" w:lineRule="auto"/>
        <w:ind w:hanging="360"/>
      </w:pPr>
      <w:r>
        <w:t>1.4 Daftar Singkatan</w:t>
      </w:r>
    </w:p>
    <w:tbl>
      <w:tblPr>
        <w:tblStyle w:val="7"/>
        <w:tblW w:w="8813" w:type="dxa"/>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08"/>
        <w:gridCol w:w="6905"/>
      </w:tblGrid>
      <w:tr w:rsidR="00701831" w14:paraId="7A11668B" w14:textId="77777777">
        <w:trPr>
          <w:trHeight w:val="318"/>
          <w:tblHeader/>
        </w:trPr>
        <w:tc>
          <w:tcPr>
            <w:tcW w:w="1908" w:type="dxa"/>
            <w:tcMar>
              <w:top w:w="56" w:type="dxa"/>
              <w:left w:w="56" w:type="dxa"/>
              <w:bottom w:w="56" w:type="dxa"/>
              <w:right w:w="56" w:type="dxa"/>
            </w:tcMar>
          </w:tcPr>
          <w:p w14:paraId="02AC9AE9" w14:textId="77777777" w:rsidR="00701831" w:rsidRDefault="00000000">
            <w:pPr>
              <w:ind w:firstLine="0"/>
              <w:jc w:val="left"/>
              <w:rPr>
                <w:b/>
                <w:bCs/>
              </w:rPr>
            </w:pPr>
            <w:r>
              <w:rPr>
                <w:b/>
                <w:bCs/>
              </w:rPr>
              <w:t>Singkatan</w:t>
            </w:r>
          </w:p>
        </w:tc>
        <w:tc>
          <w:tcPr>
            <w:tcW w:w="6905" w:type="dxa"/>
            <w:tcMar>
              <w:top w:w="56" w:type="dxa"/>
              <w:left w:w="56" w:type="dxa"/>
              <w:bottom w:w="56" w:type="dxa"/>
              <w:right w:w="56" w:type="dxa"/>
            </w:tcMar>
          </w:tcPr>
          <w:p w14:paraId="32BF9059" w14:textId="77777777" w:rsidR="00701831" w:rsidRDefault="00000000">
            <w:pPr>
              <w:jc w:val="center"/>
              <w:rPr>
                <w:b/>
                <w:bCs/>
              </w:rPr>
            </w:pPr>
            <w:r>
              <w:rPr>
                <w:b/>
                <w:bCs/>
              </w:rPr>
              <w:t>Arti</w:t>
            </w:r>
          </w:p>
        </w:tc>
      </w:tr>
      <w:tr>
        <w:tc>
          <w:tcPr>
            <w:tcW w:type="dxa" w:w="1908"/>
          </w:tcPr>
          <w:p>
            <w:r>
              <w:t>AGV</w:t>
            </w:r>
          </w:p>
        </w:tc>
        <w:tc>
          <w:tcPr>
            <w:tcW w:type="dxa" w:w="6905"/>
          </w:tcPr>
          <w:p>
            <w:r>
              <w:t>Automated Guided Vehicle</w:t>
            </w:r>
          </w:p>
        </w:tc>
      </w:tr>
      <w:tr>
        <w:tc>
          <w:tcPr>
            <w:tcW w:type="dxa" w:w="1908"/>
          </w:tcPr>
          <w:p>
            <w:r>
              <w:t>AMCL</w:t>
            </w:r>
          </w:p>
        </w:tc>
        <w:tc>
          <w:tcPr>
            <w:tcW w:type="dxa" w:w="6905"/>
          </w:tcPr>
          <w:p>
            <w:r>
              <w:t>Adaptive Monte Carlo Localization</w:t>
            </w:r>
          </w:p>
        </w:tc>
      </w:tr>
      <w:tr>
        <w:tc>
          <w:tcPr>
            <w:tcW w:type="dxa" w:w="1908"/>
          </w:tcPr>
          <w:p>
            <w:r>
              <w:t>AMR</w:t>
            </w:r>
          </w:p>
        </w:tc>
        <w:tc>
          <w:tcPr>
            <w:tcW w:type="dxa" w:w="6905"/>
          </w:tcPr>
          <w:p>
            <w:r>
              <w:t>Autonomous Mobile Robot</w:t>
            </w:r>
          </w:p>
        </w:tc>
      </w:tr>
      <w:tr>
        <w:tc>
          <w:tcPr>
            <w:tcW w:type="dxa" w:w="1908"/>
          </w:tcPr>
          <w:p>
            <w:r>
              <w:t>API</w:t>
            </w:r>
          </w:p>
        </w:tc>
        <w:tc>
          <w:tcPr>
            <w:tcW w:type="dxa" w:w="6905"/>
          </w:tcPr>
          <w:p>
            <w:r>
              <w:t>Application Programming Interface</w:t>
            </w:r>
          </w:p>
        </w:tc>
      </w:tr>
      <w:tr>
        <w:tc>
          <w:tcPr>
            <w:tcW w:type="dxa" w:w="1908"/>
          </w:tcPr>
          <w:p>
            <w:r>
              <w:t>BLDC</w:t>
            </w:r>
          </w:p>
        </w:tc>
        <w:tc>
          <w:tcPr>
            <w:tcW w:type="dxa" w:w="6905"/>
          </w:tcPr>
          <w:p>
            <w:r>
              <w:t>Brushless Direct Current</w:t>
            </w:r>
          </w:p>
        </w:tc>
      </w:tr>
      <w:tr>
        <w:tc>
          <w:tcPr>
            <w:tcW w:type="dxa" w:w="1908"/>
          </w:tcPr>
          <w:p>
            <w:r>
              <w:t>BT</w:t>
            </w:r>
          </w:p>
        </w:tc>
        <w:tc>
          <w:tcPr>
            <w:tcW w:type="dxa" w:w="6905"/>
          </w:tcPr>
          <w:p>
            <w:r>
              <w:t>Behavior Tree</w:t>
            </w:r>
          </w:p>
        </w:tc>
      </w:tr>
      <w:tr>
        <w:tc>
          <w:tcPr>
            <w:tcW w:type="dxa" w:w="1908"/>
          </w:tcPr>
          <w:p>
            <w:r>
              <w:t>CPU</w:t>
            </w:r>
          </w:p>
        </w:tc>
        <w:tc>
          <w:tcPr>
            <w:tcW w:type="dxa" w:w="6905"/>
          </w:tcPr>
          <w:p>
            <w:r>
              <w:t>Central Processing Unit</w:t>
            </w:r>
          </w:p>
        </w:tc>
      </w:tr>
      <w:tr>
        <w:tc>
          <w:tcPr>
            <w:tcW w:type="dxa" w:w="1908"/>
          </w:tcPr>
          <w:p>
            <w:r>
              <w:t>EKF</w:t>
            </w:r>
          </w:p>
        </w:tc>
        <w:tc>
          <w:tcPr>
            <w:tcW w:type="dxa" w:w="6905"/>
          </w:tcPr>
          <w:p>
            <w:r>
              <w:t>Extended Kalman Filter</w:t>
            </w:r>
          </w:p>
        </w:tc>
      </w:tr>
      <w:tr>
        <w:tc>
          <w:tcPr>
            <w:tcW w:type="dxa" w:w="1908"/>
          </w:tcPr>
          <w:p>
            <w:r>
              <w:t>IMU</w:t>
            </w:r>
          </w:p>
        </w:tc>
        <w:tc>
          <w:tcPr>
            <w:tcW w:type="dxa" w:w="6905"/>
          </w:tcPr>
          <w:p>
            <w:r>
              <w:t>Inertial Measurement Unit</w:t>
            </w:r>
          </w:p>
        </w:tc>
      </w:tr>
      <w:tr>
        <w:tc>
          <w:tcPr>
            <w:tcW w:type="dxa" w:w="1908"/>
          </w:tcPr>
          <w:p>
            <w:r>
              <w:t>IO</w:t>
            </w:r>
          </w:p>
        </w:tc>
        <w:tc>
          <w:tcPr>
            <w:tcW w:type="dxa" w:w="6905"/>
          </w:tcPr>
          <w:p>
            <w:r>
              <w:t>Input/Output</w:t>
            </w:r>
          </w:p>
        </w:tc>
      </w:tr>
      <w:tr>
        <w:tc>
          <w:tcPr>
            <w:tcW w:type="dxa" w:w="1908"/>
          </w:tcPr>
          <w:p>
            <w:r>
              <w:t>IP</w:t>
            </w:r>
          </w:p>
        </w:tc>
        <w:tc>
          <w:tcPr>
            <w:tcW w:type="dxa" w:w="6905"/>
          </w:tcPr>
          <w:p>
            <w:r>
              <w:t>Internet Protocol</w:t>
            </w:r>
          </w:p>
        </w:tc>
      </w:tr>
      <w:tr>
        <w:tc>
          <w:tcPr>
            <w:tcW w:type="dxa" w:w="1908"/>
          </w:tcPr>
          <w:p>
            <w:r>
              <w:t>LiDAR</w:t>
            </w:r>
          </w:p>
        </w:tc>
        <w:tc>
          <w:tcPr>
            <w:tcW w:type="dxa" w:w="6905"/>
          </w:tcPr>
          <w:p>
            <w:r>
              <w:t>Light Detection and Ranging</w:t>
            </w:r>
          </w:p>
        </w:tc>
      </w:tr>
      <w:tr>
        <w:tc>
          <w:tcPr>
            <w:tcW w:type="dxa" w:w="1908"/>
          </w:tcPr>
          <w:p>
            <w:r>
              <w:t>MPPI</w:t>
            </w:r>
          </w:p>
        </w:tc>
        <w:tc>
          <w:tcPr>
            <w:tcW w:type="dxa" w:w="6905"/>
          </w:tcPr>
          <w:p>
            <w:r>
              <w:t>Model Predictive Path Integral</w:t>
            </w:r>
          </w:p>
        </w:tc>
      </w:tr>
      <w:tr>
        <w:tc>
          <w:tcPr>
            <w:tcW w:type="dxa" w:w="1908"/>
          </w:tcPr>
          <w:p>
            <w:r>
              <w:t>Nav2</w:t>
            </w:r>
          </w:p>
        </w:tc>
        <w:tc>
          <w:tcPr>
            <w:tcW w:type="dxa" w:w="6905"/>
          </w:tcPr>
          <w:p>
            <w:r>
              <w:t>Navigation 2</w:t>
            </w:r>
          </w:p>
        </w:tc>
      </w:tr>
      <w:tr>
        <w:tc>
          <w:tcPr>
            <w:tcW w:type="dxa" w:w="1908"/>
          </w:tcPr>
          <w:p>
            <w:r>
              <w:t>OGM</w:t>
            </w:r>
          </w:p>
        </w:tc>
        <w:tc>
          <w:tcPr>
            <w:tcW w:type="dxa" w:w="6905"/>
          </w:tcPr>
          <w:p>
            <w:r>
              <w:t>Occupancy Grid Mapping</w:t>
            </w:r>
          </w:p>
        </w:tc>
      </w:tr>
      <w:tr>
        <w:tc>
          <w:tcPr>
            <w:tcW w:type="dxa" w:w="1908"/>
          </w:tcPr>
          <w:p>
            <w:r>
              <w:t>PDR</w:t>
            </w:r>
          </w:p>
        </w:tc>
        <w:tc>
          <w:tcPr>
            <w:tcW w:type="dxa" w:w="6905"/>
          </w:tcPr>
          <w:p>
            <w:r>
              <w:t>Preliminary Design Review</w:t>
            </w:r>
          </w:p>
        </w:tc>
      </w:tr>
      <w:tr>
        <w:tc>
          <w:tcPr>
            <w:tcW w:type="dxa" w:w="1908"/>
          </w:tcPr>
          <w:p>
            <w:r>
              <w:t>PID</w:t>
            </w:r>
          </w:p>
        </w:tc>
        <w:tc>
          <w:tcPr>
            <w:tcW w:type="dxa" w:w="6905"/>
          </w:tcPr>
          <w:p>
            <w:r>
              <w:t>Proportional Integral Derivative</w:t>
            </w:r>
          </w:p>
        </w:tc>
      </w:tr>
      <w:tr>
        <w:tc>
          <w:tcPr>
            <w:tcW w:type="dxa" w:w="1908"/>
          </w:tcPr>
          <w:p>
            <w:r>
              <w:t>PPR</w:t>
            </w:r>
          </w:p>
        </w:tc>
        <w:tc>
          <w:tcPr>
            <w:tcW w:type="dxa" w:w="6905"/>
          </w:tcPr>
          <w:p>
            <w:r>
              <w:t>Pulses Per Revolution</w:t>
            </w:r>
          </w:p>
        </w:tc>
      </w:tr>
      <w:tr>
        <w:tc>
          <w:tcPr>
            <w:tcW w:type="dxa" w:w="1908"/>
          </w:tcPr>
          <w:p>
            <w:r>
              <w:t>PWM</w:t>
            </w:r>
          </w:p>
        </w:tc>
        <w:tc>
          <w:tcPr>
            <w:tcW w:type="dxa" w:w="6905"/>
          </w:tcPr>
          <w:p>
            <w:r>
              <w:t>Pulse Width Modulation</w:t>
            </w:r>
          </w:p>
        </w:tc>
      </w:tr>
      <w:tr>
        <w:tc>
          <w:tcPr>
            <w:tcW w:type="dxa" w:w="1908"/>
          </w:tcPr>
          <w:p>
            <w:r>
              <w:t>QFD</w:t>
            </w:r>
          </w:p>
        </w:tc>
        <w:tc>
          <w:tcPr>
            <w:tcW w:type="dxa" w:w="6905"/>
          </w:tcPr>
          <w:p>
            <w:r>
              <w:t>Quality Function Deployment</w:t>
            </w:r>
          </w:p>
        </w:tc>
      </w:tr>
      <w:tr>
        <w:tc>
          <w:tcPr>
            <w:tcW w:type="dxa" w:w="1908"/>
          </w:tcPr>
          <w:p>
            <w:r>
              <w:t>ROS</w:t>
            </w:r>
          </w:p>
        </w:tc>
        <w:tc>
          <w:tcPr>
            <w:tcW w:type="dxa" w:w="6905"/>
          </w:tcPr>
          <w:p>
            <w:r>
              <w:t>Robot Operating System</w:t>
            </w:r>
          </w:p>
        </w:tc>
      </w:tr>
      <w:tr>
        <w:tc>
          <w:tcPr>
            <w:tcW w:type="dxa" w:w="1908"/>
          </w:tcPr>
          <w:p>
            <w:r>
              <w:t>RTU</w:t>
            </w:r>
          </w:p>
        </w:tc>
        <w:tc>
          <w:tcPr>
            <w:tcW w:type="dxa" w:w="6905"/>
          </w:tcPr>
          <w:p>
            <w:r>
              <w:t>Remote Terminal Unit</w:t>
            </w:r>
          </w:p>
        </w:tc>
      </w:tr>
      <w:tr>
        <w:tc>
          <w:tcPr>
            <w:tcW w:type="dxa" w:w="1908"/>
          </w:tcPr>
          <w:p>
            <w:r>
              <w:t>SLAM</w:t>
            </w:r>
          </w:p>
        </w:tc>
        <w:tc>
          <w:tcPr>
            <w:tcW w:type="dxa" w:w="6905"/>
          </w:tcPr>
          <w:p>
            <w:r>
              <w:t>Simultaneous Localization and Mapping</w:t>
            </w:r>
          </w:p>
        </w:tc>
      </w:tr>
      <w:tr>
        <w:tc>
          <w:tcPr>
            <w:tcW w:type="dxa" w:w="1908"/>
          </w:tcPr>
          <w:p>
            <w:r>
              <w:t>TF</w:t>
            </w:r>
          </w:p>
        </w:tc>
        <w:tc>
          <w:tcPr>
            <w:tcW w:type="dxa" w:w="6905"/>
          </w:tcPr>
          <w:p>
            <w:r>
              <w:t>Transform / Coordinate Transform</w:t>
            </w:r>
          </w:p>
        </w:tc>
      </w:tr>
      <w:tr>
        <w:tc>
          <w:tcPr>
            <w:tcW w:type="dxa" w:w="1908"/>
          </w:tcPr>
          <w:p>
            <w:r>
              <w:t>USB</w:t>
            </w:r>
          </w:p>
        </w:tc>
        <w:tc>
          <w:tcPr>
            <w:tcW w:type="dxa" w:w="6905"/>
          </w:tcPr>
          <w:p>
            <w:r>
              <w:t>Universal Serial Bus</w:t>
            </w:r>
          </w:p>
        </w:tc>
      </w:tr>
      <w:tr>
        <w:tc>
          <w:tcPr>
            <w:tcW w:type="dxa" w:w="1908"/>
          </w:tcPr>
          <w:p>
            <w:r>
              <w:t>WBS</w:t>
            </w:r>
          </w:p>
        </w:tc>
        <w:tc>
          <w:tcPr>
            <w:tcW w:type="dxa" w:w="6905"/>
          </w:tcPr>
          <w:p>
            <w:r>
              <w:t>Work Breakdown Schedule</w:t>
            </w:r>
          </w:p>
        </w:tc>
      </w:tr>
    </w:tbl>
    <w:p w14:paraId="478838AC" w14:textId="77777777" w:rsidR="00701831" w:rsidRDefault="00000000" w:rsidP="004F65FC">
      <w:pPr>
        <w:pStyle w:val="Heading1"/>
        <w:numPr>
          <w:ilvl w:val="0"/>
          <w:numId w:val="9"/>
        </w:numPr>
      </w:pPr>
      <w:bookmarkStart w:id="5" w:name="_heading=h.r839nog9q0dw" w:colFirst="0" w:colLast="0"/>
      <w:bookmarkEnd w:id="5"/>
      <w:r>
        <w:t>PROPOSAL PENGEMBANGAN PROYEK</w:t>
      </w:r>
    </w:p>
    <w:p w14:paraId="4FF30A01" w14:textId="77777777" w:rsidR="00701831" w:rsidRDefault="00000000" w:rsidP="004F65FC">
      <w:pPr>
        <w:pStyle w:val="Heading2"/>
        <w:numPr>
          <w:ilvl w:val="1"/>
          <w:numId w:val="9"/>
        </w:numPr>
        <w:spacing w:line="276" w:lineRule="auto"/>
        <w:ind w:hanging="360"/>
      </w:pPr>
      <w:bookmarkStart w:id="6" w:name="_heading=h.t58uqxkpxpbz" w:colFirst="0" w:colLast="0"/>
      <w:bookmarkEnd w:id="6"/>
      <w:r>
        <w:t>Latar Belakang</w:t>
      </w:r>
    </w:p>
    <w:p w14:paraId="5EC09006" w14:textId="371291EB" w:rsidR="00260C55" w:rsidRPr="00260C55" w:rsidRDefault="00260C55" w:rsidP="00260C55">
      <w:pPr>
        <w:rPr>
          <w:i/>
          <w:iCs/>
          <w:color w:val="4F81BD" w:themeColor="accent1"/>
        </w:rPr>
      </w:pPr>
      <w:r w:rsidRPr="00260C55">
        <w:rPr>
          <w:i/>
          <w:iCs/>
          <w:color w:val="4F81BD" w:themeColor="accent1"/>
        </w:rPr>
        <w:t>Pada bagian ini diisi dengan latar belakang dan urgensi permasalahan yang mendasari munculnya inovasi atau rancangan proyek. Sertakan sumber yang sahih tentang bagaimana dasar diperoleh.</w:t>
      </w:r>
    </w:p>
    <w:p w14:paraId="3CFAA100" w14:textId="77777777" w:rsidR="00E6493A" w:rsidRDefault="00E6493A" w:rsidP="00E6493A">
      <w:pPr>
        <w:pStyle w:val="font-claude-response-body"/>
        <w:ind w:firstLine="566"/>
        <w:jc w:val="both"/>
      </w:pPr>
      <w:bookmarkStart w:id="7" w:name="_heading=h.kbi8dd4ch1w8" w:colFirst="0" w:colLast="0"/>
      <w:bookmarkEnd w:id="7"/>
      <w:r>
        <w:t xml:space="preserve">PT. XYZ saat ini membutuhkan sistem logistik internal yang andal untuk pemindahan barang produksi antar gedung. Rute operasional mencakup lintasan </w:t>
      </w:r>
      <w:r>
        <w:rPr>
          <w:rStyle w:val="Emphasis"/>
        </w:rPr>
        <w:t>mixed indoor-outdoor</w:t>
      </w:r>
      <w:r>
        <w:t xml:space="preserve"> yang melewati koridor panjang dan area terbuka antar gedung, dengan frekuensi hingga 5 trip per hari.</w:t>
      </w:r>
    </w:p>
    <w:p w14:paraId="75FF5E7B" w14:textId="77777777" w:rsidR="00E6493A" w:rsidRDefault="00E6493A" w:rsidP="00E6493A">
      <w:pPr>
        <w:pStyle w:val="font-claude-response-body"/>
        <w:ind w:firstLine="566"/>
        <w:jc w:val="both"/>
      </w:pPr>
      <w:r>
        <w:t>Sistem AGV konvensional yang sebelumnya digunakan mengandalkan pita magnetik sebagai jalur navigasi. Ketergantungan terhadap infrastruktur fisik ini menimbulkan dua permasalahan utama di lapangan: pertama, robot kerap keluar dari jalur magnetik akibat keausan pita atau gangguan permukaan lantai, yang menyebabkan operasi terhenti dan membutuhkan intervensi operator; kedua, sensor obstacle pada AGV lama memiliki waktu respons yang lambat sehingga tidak mampu merespons rintangan dinamis secara memadai, meningkatkan risiko tabrakan dan downtime.</w:t>
      </w:r>
    </w:p>
    <w:p w14:paraId="60D87A96" w14:textId="70A4D213" w:rsidR="00E6493A" w:rsidRDefault="00E6493A" w:rsidP="00E6493A">
      <w:pPr>
        <w:pStyle w:val="font-claude-response-body"/>
        <w:ind w:firstLine="566"/>
        <w:jc w:val="both"/>
      </w:pPr>
      <w:r>
        <w:t xml:space="preserve">Oleh karena itu, dikembangkan sistem Autonomous Mobile Robot (AMR) berbasis ROS 2 Humble dan Nav2 </w:t>
      </w:r>
      <w:r w:rsidRPr="00E6493A">
        <w:rPr>
          <w:i/>
          <w:iCs/>
        </w:rPr>
        <w:t>stack</w:t>
      </w:r>
      <w:r>
        <w:t xml:space="preserve"> sebagai pengganti AGV konvensional. AMR ini mengandalkan pemetaan berbasis LiDAR dan sistem navigasi cerdas yang memungkinkan rekonfigurasi rute secara dinamis tanpa bergantung pada infrastruktur fisik, sekaligus mampu mendeteksi dan menghindari rintangan secara real-time di sepanjang rute operasional.</w:t>
      </w:r>
    </w:p>
    <w:p w14:paraId="0AC56B3E" w14:textId="77777777" w:rsidR="00701831" w:rsidRDefault="00000000" w:rsidP="004F65FC">
      <w:pPr>
        <w:pStyle w:val="Heading3"/>
        <w:numPr>
          <w:ilvl w:val="2"/>
          <w:numId w:val="9"/>
        </w:numPr>
        <w:ind w:hanging="360"/>
      </w:pPr>
      <w:r>
        <w:t>Informasi Pendukung masalah</w:t>
      </w:r>
    </w:p>
    <w:p w14:paraId="27E4145F" w14:textId="31E7E0DB" w:rsidR="00260C55" w:rsidRPr="00260C55" w:rsidRDefault="00260C55" w:rsidP="00260C55">
      <w:pPr>
        <w:rPr>
          <w:i/>
          <w:iCs/>
          <w:color w:val="4F81BD" w:themeColor="accent1"/>
        </w:rPr>
      </w:pPr>
      <w:r w:rsidRPr="00260C55">
        <w:rPr>
          <w:i/>
          <w:iCs/>
          <w:color w:val="4F81BD" w:themeColor="accent1"/>
        </w:rPr>
        <w:t>Tuliskan data dan fakta yang mendukung permasalahan</w:t>
      </w:r>
    </w:p>
    <w:p w14:paraId="1B991F65" w14:textId="77777777" w:rsidR="000A12EC" w:rsidRDefault="000A12EC" w:rsidP="000A12EC">
      <w:pPr>
        <w:pStyle w:val="font-claude-response-body"/>
        <w:jc w:val="both"/>
      </w:pPr>
      <w:bookmarkStart w:id="8" w:name="_heading=h.pm68xqw0reg4" w:colFirst="0" w:colLast="0"/>
      <w:bookmarkEnd w:id="8"/>
      <w:r>
        <w:t>Berdasarkan observasi lapangan di PT. XYZ, sistem AGV konvensional berbasis magnetic line menghadapi sejumlah permasalahan operasional yang berdampak langsung pada efisiensi distribusi barang antar gedung.</w:t>
      </w:r>
    </w:p>
    <w:p w14:paraId="5C5632DE" w14:textId="77777777" w:rsidR="000A12EC" w:rsidRDefault="000A12EC" w:rsidP="000A12EC">
      <w:pPr>
        <w:pStyle w:val="font-claude-response-body"/>
        <w:jc w:val="both"/>
      </w:pPr>
      <w:r>
        <w:t>Rute operasional yang dilalui mencakup koridor panjang indoor dan segmen outdoor antar gedung, dengan kondisi permukaan dan pencahayaan yang bervariasi. Pada segmen outdoor, perubahan kondisi permukaan lantai maupun gangguan eksternal dapat menyebabkan AGV kehilangan jalur magnetik. Tercatat rata-rata [X] kejadian keluar jalur per minggu, dengan rata-rata waktu pemulihan per kejadian mencapai [X] menit, yang secara langsung menghambat kelancaran [X] trip harian yang dijadwalkan.</w:t>
      </w:r>
    </w:p>
    <w:p w14:paraId="71EA4BEE" w14:textId="77777777" w:rsidR="000A12EC" w:rsidRDefault="000A12EC" w:rsidP="000A12EC">
      <w:pPr>
        <w:pStyle w:val="font-claude-response-body"/>
        <w:jc w:val="both"/>
      </w:pPr>
      <w:r>
        <w:t>Selain itu, sensor obstacle pada AGV lama memiliki waktu respons rata-rata [X] milidetik, yang tidak memadai untuk mendeteksi rintangan dinamis seperti pergerakan personel atau peralatan di jalur operasional. Kondisi ini meningkatkan risiko tabrakan dan memaksa intervensi manual operator, yang pada akhirnya menurunkan efisiensi distribusi barang dan berpotensi mengganggu kontinuitas lini produksi PT. XYZ.</w:t>
      </w:r>
    </w:p>
    <w:p w14:paraId="3FC0FA8B" w14:textId="77777777" w:rsidR="00701831" w:rsidRDefault="00000000" w:rsidP="004F65FC">
      <w:pPr>
        <w:pStyle w:val="Heading3"/>
        <w:numPr>
          <w:ilvl w:val="2"/>
          <w:numId w:val="9"/>
        </w:numPr>
        <w:ind w:hanging="360"/>
      </w:pPr>
      <w:r>
        <w:lastRenderedPageBreak/>
        <w:t>Analisis Masalah</w:t>
      </w:r>
    </w:p>
    <w:p w14:paraId="39F4012B" w14:textId="299CBDEE" w:rsidR="00260C55" w:rsidRPr="00260C55" w:rsidRDefault="00260C55" w:rsidP="00260C55">
      <w:pPr>
        <w:rPr>
          <w:i/>
          <w:iCs/>
          <w:color w:val="4F81BD" w:themeColor="accent1"/>
        </w:rPr>
      </w:pPr>
      <w:r w:rsidRPr="00260C55">
        <w:rPr>
          <w:i/>
          <w:iCs/>
          <w:color w:val="4F81BD" w:themeColor="accent1"/>
        </w:rPr>
        <w:t>Problem yang disampaikan harus dianalisis dari berbagai aspek (ekonomi, sosial, keberlanjutan, dan lainnya)</w:t>
      </w:r>
    </w:p>
    <w:p w14:paraId="187F6973" w14:textId="77777777" w:rsidR="000A12EC" w:rsidRDefault="000A12EC" w:rsidP="000A12EC">
      <w:pPr>
        <w:pStyle w:val="font-claude-response-body"/>
        <w:jc w:val="both"/>
      </w:pPr>
      <w:bookmarkStart w:id="9" w:name="_heading=h.i8dyrgm7tlmr" w:colFirst="0" w:colLast="0"/>
      <w:bookmarkEnd w:id="9"/>
      <w:r>
        <w:t>Berdasarkan informasi pendukung yang telah dipaparkan, permasalahan pada sistem AGV konvensional di PT. XYZ dapat diidentifikasi menjadi tiga akar masalah utama:</w:t>
      </w:r>
    </w:p>
    <w:p w14:paraId="78DA5BED" w14:textId="77777777" w:rsidR="000A12EC" w:rsidRDefault="000A12EC" w:rsidP="000A12EC">
      <w:pPr>
        <w:pStyle w:val="font-claude-response-body"/>
        <w:numPr>
          <w:ilvl w:val="1"/>
          <w:numId w:val="13"/>
        </w:numPr>
        <w:jc w:val="both"/>
        <w:rPr>
          <w:rStyle w:val="Strong"/>
          <w:b w:val="0"/>
          <w:bCs w:val="0"/>
        </w:rPr>
      </w:pPr>
      <w:r w:rsidRPr="000A12EC">
        <w:rPr>
          <w:rStyle w:val="Strong"/>
          <w:b w:val="0"/>
          <w:bCs w:val="0"/>
        </w:rPr>
        <w:t>Infrastruktur navigasi kaku</w:t>
      </w:r>
    </w:p>
    <w:p w14:paraId="2C53ACA6" w14:textId="5233E4BD" w:rsidR="000A12EC" w:rsidRDefault="000A12EC" w:rsidP="000A12EC">
      <w:pPr>
        <w:pStyle w:val="font-claude-response-body"/>
        <w:ind w:left="567"/>
        <w:jc w:val="both"/>
        <w:rPr>
          <w:rStyle w:val="Strong"/>
          <w:b w:val="0"/>
          <w:bCs w:val="0"/>
        </w:rPr>
      </w:pPr>
      <w:r w:rsidRPr="000A12EC">
        <w:rPr>
          <w:lang w:val="en"/>
        </w:rPr>
        <w:t>Sistem AGV sepenuhnya bergantung pada jalur magnetik fisik. Setiap perubahan rute atau kerusakan pita mengharuskan modifikasi infrastruktur secara langsung, yang membutuhkan waktu dan biaya tambahan serta berpotensi menghentikan operasional distribusi barang.</w:t>
      </w:r>
      <w:r w:rsidRPr="000A12EC">
        <w:rPr>
          <w:rStyle w:val="Strong"/>
          <w:b w:val="0"/>
          <w:bCs w:val="0"/>
        </w:rPr>
        <w:t>Respons obstacle yang tidak memadai</w:t>
      </w:r>
    </w:p>
    <w:p w14:paraId="28F84A84" w14:textId="77777777" w:rsidR="000A12EC" w:rsidRDefault="000A12EC" w:rsidP="000A12EC">
      <w:pPr>
        <w:pStyle w:val="font-claude-response-body"/>
        <w:numPr>
          <w:ilvl w:val="1"/>
          <w:numId w:val="13"/>
        </w:numPr>
        <w:jc w:val="both"/>
      </w:pPr>
      <w:r>
        <w:t>Respos obstacle yang kurang memadai</w:t>
      </w:r>
    </w:p>
    <w:p w14:paraId="0E432225" w14:textId="4C138444" w:rsidR="000A12EC" w:rsidRPr="000A12EC" w:rsidRDefault="000A12EC" w:rsidP="000A12EC">
      <w:pPr>
        <w:pStyle w:val="font-claude-response-body"/>
        <w:ind w:left="566"/>
        <w:jc w:val="both"/>
      </w:pPr>
      <w:r w:rsidRPr="000A12EC">
        <w:rPr>
          <w:lang w:val="en"/>
        </w:rPr>
        <w:t>Sensor obstacle AGV lama memiliki waktu respons yang lambat dan tidak mampu menangani rintangan dinamis secara real-time, sehingga meningkatkan risiko tabrakan dan downtime operasional di sepanjang rute mixed indoor-outdoor.</w:t>
      </w:r>
    </w:p>
    <w:p w14:paraId="0EDDD0EB" w14:textId="77777777" w:rsidR="00701831" w:rsidRDefault="00000000" w:rsidP="004F65FC">
      <w:pPr>
        <w:pStyle w:val="Heading2"/>
        <w:numPr>
          <w:ilvl w:val="1"/>
          <w:numId w:val="9"/>
        </w:numPr>
        <w:spacing w:before="200" w:line="276" w:lineRule="auto"/>
        <w:ind w:hanging="360"/>
      </w:pPr>
      <w:r>
        <w:t>Analisis Kebutuhan Sistem</w:t>
      </w:r>
    </w:p>
    <w:p w14:paraId="352F0F3E" w14:textId="57450716" w:rsidR="00F6350F" w:rsidRPr="00F6350F" w:rsidRDefault="00F6350F" w:rsidP="00F6350F">
      <w:pPr>
        <w:rPr>
          <w:i/>
          <w:iCs/>
          <w:color w:val="4F81BD" w:themeColor="accent1"/>
        </w:rPr>
      </w:pPr>
      <w:r w:rsidRPr="00F6350F">
        <w:rPr>
          <w:i/>
          <w:iCs/>
          <w:color w:val="4F81BD" w:themeColor="accent1"/>
        </w:rPr>
        <w:t>Pada bagian ini diisi dengan analisa kebutuhan sistem menggunakan teknik Quality Functional Development (QFD). Dituliskan target dari proyek ini beserta survey atau interview yang diberikan. Hasil dari analisa ditulis dalam bentuk House of Quality.</w:t>
      </w:r>
    </w:p>
    <w:p w14:paraId="6EA47464" w14:textId="1028E790" w:rsidR="00701831" w:rsidRDefault="001053F2">
      <w:r w:rsidRPr="001053F2">
        <w:t xml:space="preserve">Kebutuhan sistem diturunkan dari tujuan operasional AMR untuk beroperasi secara mandiri pada rute </w:t>
      </w:r>
      <w:r w:rsidRPr="001053F2">
        <w:rPr>
          <w:i/>
          <w:iCs/>
        </w:rPr>
        <w:t>mixed indoor-outdoor</w:t>
      </w:r>
      <w:r w:rsidRPr="001053F2">
        <w:t xml:space="preserve"> sepanjang kurang lebih 88 meter di fasilitas PT. XYZ, meliputi dua segmen koridor panjang dengan segmen terbuka di antaranya. Sistem harus mampu bergerak dengan kecepatan operasional standar 0,7 m/s, memetakan lingkungan, dan merencanakan rute secara real-time. Arsitektur komputasi berbasis Mini PC i7-4600U dipilih sebagai fondasi operasi untuk mendukung pemrosesan algoritma navigasi secara simultan.</w:t>
      </w:r>
      <w:r>
        <w:t>.</w:t>
      </w:r>
    </w:p>
    <w:p w14:paraId="71B7B2F7" w14:textId="77777777" w:rsidR="00A116E5" w:rsidRDefault="00A116E5" w:rsidP="00A116E5">
      <w:pPr>
        <w:pStyle w:val="Heading2"/>
        <w:spacing w:before="200" w:line="276" w:lineRule="auto"/>
      </w:pPr>
      <w:bookmarkStart w:id="10" w:name="_heading=h.wk6jli6ee4jq" w:colFirst="0" w:colLast="0"/>
      <w:bookmarkEnd w:id="10"/>
    </w:p>
    <w:p w14:paraId="6020BA98" w14:textId="77777777" w:rsidR="00A116E5" w:rsidRDefault="00A116E5" w:rsidP="00A116E5"/>
    <w:p w14:paraId="2D6B13C3" w14:textId="77777777" w:rsidR="00A116E5" w:rsidRPr="00A116E5" w:rsidRDefault="00A116E5" w:rsidP="00A116E5"/>
    <w:p w14:paraId="5EB614F6" w14:textId="673B8705" w:rsidR="00701831" w:rsidRDefault="00000000" w:rsidP="004F65FC">
      <w:pPr>
        <w:pStyle w:val="Heading2"/>
        <w:numPr>
          <w:ilvl w:val="1"/>
          <w:numId w:val="9"/>
        </w:numPr>
        <w:spacing w:before="200" w:line="276" w:lineRule="auto"/>
        <w:ind w:hanging="360"/>
      </w:pPr>
      <w:r>
        <w:t>Kebutuhan Desain Sistem</w:t>
      </w:r>
    </w:p>
    <w:p w14:paraId="030FA5DF" w14:textId="77777777" w:rsidR="00A116E5" w:rsidRPr="00A116E5" w:rsidRDefault="00A116E5" w:rsidP="00A116E5">
      <w:pPr>
        <w:ind w:firstLine="0"/>
      </w:pPr>
    </w:p>
    <w:p w14:paraId="66F1D402" w14:textId="77777777" w:rsidR="007504EE" w:rsidRDefault="007504EE" w:rsidP="007504EE">
      <w:pPr>
        <w:ind w:firstLine="0"/>
      </w:pPr>
      <w:r>
        <w:t>Hardware yang digunakan dalam sistem AMR terdiri dari:</w:t>
      </w:r>
    </w:p>
    <w:p w14:paraId="665F50C7" w14:textId="77777777" w:rsidR="007504EE" w:rsidRDefault="007504EE" w:rsidP="007504EE"/>
    <w:p w14:paraId="71AACC64" w14:textId="77777777" w:rsidR="007504EE" w:rsidRDefault="007504EE" w:rsidP="007504EE">
      <w:pPr>
        <w:pStyle w:val="ListParagraph"/>
        <w:numPr>
          <w:ilvl w:val="0"/>
          <w:numId w:val="14"/>
        </w:numPr>
      </w:pPr>
      <w:r>
        <w:t>Mini PC i7-4600U sebagai unit komputasi utama, dipilih karena kemampuannya memproses algoritma navigasi probabilistik seperti AMCL dan EKF secara simultan tanpa bottleneck.</w:t>
      </w:r>
    </w:p>
    <w:p w14:paraId="406FF9F6" w14:textId="77777777" w:rsidR="007504EE" w:rsidRDefault="007504EE" w:rsidP="007504EE">
      <w:pPr>
        <w:pStyle w:val="ListParagraph"/>
        <w:numPr>
          <w:ilvl w:val="0"/>
          <w:numId w:val="14"/>
        </w:numPr>
      </w:pPr>
      <w:r>
        <w:lastRenderedPageBreak/>
        <w:t>SLLiDAR A2M7 sebagai sensor utama pemetaan dan lokalisasi berbasis LiDAR 2D.</w:t>
      </w:r>
    </w:p>
    <w:p w14:paraId="22D51FEC" w14:textId="77777777" w:rsidR="007504EE" w:rsidRDefault="007504EE" w:rsidP="007504EE">
      <w:pPr>
        <w:pStyle w:val="ListParagraph"/>
        <w:numPr>
          <w:ilvl w:val="0"/>
          <w:numId w:val="14"/>
        </w:numPr>
      </w:pPr>
      <w:r>
        <w:t>CCF-LAS4-4M sebagai safety laser scanner untuk redundansi sistem, memberikan lapisan deteksi tambahan guna memastikan keamanan operasional di area yang dilalui personel.</w:t>
      </w:r>
    </w:p>
    <w:p w14:paraId="65365422" w14:textId="77777777" w:rsidR="007504EE" w:rsidRDefault="007504EE" w:rsidP="007504EE">
      <w:pPr>
        <w:pStyle w:val="ListParagraph"/>
        <w:numPr>
          <w:ilvl w:val="0"/>
          <w:numId w:val="14"/>
        </w:numPr>
      </w:pPr>
      <w:r>
        <w:t>IMU N100 untuk pengukuran percepatan dan orientasi robot yang digunakan dalam fusi data EKF.</w:t>
      </w:r>
    </w:p>
    <w:p w14:paraId="70468D6A" w14:textId="77777777" w:rsidR="007504EE" w:rsidRDefault="007504EE" w:rsidP="007504EE">
      <w:pPr>
        <w:pStyle w:val="ListParagraph"/>
        <w:numPr>
          <w:ilvl w:val="0"/>
          <w:numId w:val="14"/>
        </w:numPr>
      </w:pPr>
      <w:r>
        <w:t>Motor ZLLG80ASM800 — BLDC hub motor 8 inci, 48V, dengan kapasitas beban 300kg, torsi 60N.m, dan encoder 4096 PPR — sebagai aktuator penggerak pada konfigurasi differential drive.</w:t>
      </w:r>
    </w:p>
    <w:p w14:paraId="5DAC1F61" w14:textId="77777777" w:rsidR="007504EE" w:rsidRDefault="007504EE" w:rsidP="007504EE">
      <w:pPr>
        <w:pStyle w:val="ListParagraph"/>
        <w:numPr>
          <w:ilvl w:val="0"/>
          <w:numId w:val="14"/>
        </w:numPr>
      </w:pPr>
      <w:r>
        <w:t>Motor Driver ZLAC8015D untuk mengonversi perintah kecepatan dari ROS 2 menjadi sinyal kontrol pada motor ZLLG80ASM800.</w:t>
      </w:r>
    </w:p>
    <w:p w14:paraId="2F3CC074" w14:textId="77777777" w:rsidR="007504EE" w:rsidRDefault="007504EE" w:rsidP="007504EE"/>
    <w:p w14:paraId="0A4EFBBC" w14:textId="48AFF16A" w:rsidR="00701831" w:rsidRDefault="007504EE" w:rsidP="007504EE">
      <w:r>
        <w:t>Software yang digunakan terdiri dari Ubuntu 22.04 sebagai sistem operasi, ROS 2 Humble sebagai middleware robotika, SLAM Toolbox untuk pemetaan mandiri, Nav2 sebagai navigation stack dengan Smac Planner dan MPPI Controller, Robot Localization (EKF) untuk fusi sensor IMU dan odometri, serta Web Interface untuk telemetri dan kontrol jarak jauh.</w:t>
      </w:r>
    </w:p>
    <w:tbl>
      <w:tblPr>
        <w:tblW w:w="8760" w:type="dxa"/>
        <w:tblLayout w:type="fixed"/>
        <w:tblLook w:val="0000" w:firstRow="0" w:lastRow="0" w:firstColumn="0" w:lastColumn="0" w:noHBand="0" w:noVBand="0"/>
      </w:tblPr>
      <w:tblGrid>
        <w:gridCol w:w="1035"/>
        <w:gridCol w:w="1800"/>
        <w:gridCol w:w="4470"/>
        <w:gridCol w:w="1455"/>
      </w:tblGrid>
      <w:tr w:rsidR="00F6350F" w14:paraId="4C05BEAB" w14:textId="77777777">
        <w:trPr>
          <w:trHeight w:val="2"/>
        </w:trPr>
        <w:tc>
          <w:tcPr>
            <w:tcW w:w="1035" w:type="dxa"/>
            <w:tcBorders>
              <w:top w:val="single" w:sz="8" w:space="0" w:color="000000"/>
              <w:left w:val="single" w:sz="8" w:space="0" w:color="000000"/>
              <w:bottom w:val="single" w:sz="8" w:space="0" w:color="000000"/>
              <w:right w:val="single" w:sz="8" w:space="0" w:color="000000"/>
            </w:tcBorders>
            <w:vAlign w:val="center"/>
          </w:tcPr>
          <w:p w14:paraId="775BB29C" w14:textId="77777777" w:rsidR="00F6350F" w:rsidRDefault="00F6350F">
            <w:pPr>
              <w:ind w:firstLine="0"/>
              <w:jc w:val="center"/>
            </w:pPr>
            <w:r>
              <w:t>ID</w:t>
            </w:r>
          </w:p>
        </w:tc>
        <w:tc>
          <w:tcPr>
            <w:tcW w:w="1800" w:type="dxa"/>
            <w:tcBorders>
              <w:top w:val="single" w:sz="8" w:space="0" w:color="000000"/>
              <w:left w:val="single" w:sz="8" w:space="0" w:color="000000"/>
              <w:bottom w:val="single" w:sz="8" w:space="0" w:color="000000"/>
              <w:right w:val="single" w:sz="8" w:space="0" w:color="000000"/>
            </w:tcBorders>
            <w:vAlign w:val="center"/>
          </w:tcPr>
          <w:p w14:paraId="13E00016" w14:textId="77777777" w:rsidR="00F6350F" w:rsidRDefault="00F6350F">
            <w:pPr>
              <w:ind w:firstLine="0"/>
              <w:jc w:val="center"/>
            </w:pPr>
            <w:r>
              <w:t>Kategori</w:t>
            </w:r>
          </w:p>
        </w:tc>
        <w:tc>
          <w:tcPr>
            <w:tcW w:w="4470" w:type="dxa"/>
            <w:tcBorders>
              <w:top w:val="single" w:sz="8" w:space="0" w:color="000000"/>
              <w:left w:val="single" w:sz="8" w:space="0" w:color="000000"/>
              <w:bottom w:val="single" w:sz="8" w:space="0" w:color="000000"/>
              <w:right w:val="single" w:sz="8" w:space="0" w:color="000000"/>
            </w:tcBorders>
            <w:vAlign w:val="center"/>
          </w:tcPr>
          <w:p w14:paraId="137017BF" w14:textId="77777777" w:rsidR="00F6350F" w:rsidRDefault="00F6350F">
            <w:pPr>
              <w:ind w:firstLine="0"/>
              <w:jc w:val="center"/>
            </w:pPr>
            <w:r>
              <w:t>Deskripsi</w:t>
            </w:r>
          </w:p>
        </w:tc>
        <w:tc>
          <w:tcPr>
            <w:tcW w:w="1455" w:type="dxa"/>
            <w:tcBorders>
              <w:top w:val="single" w:sz="8" w:space="0" w:color="000000"/>
              <w:left w:val="single" w:sz="8" w:space="0" w:color="000000"/>
              <w:bottom w:val="single" w:sz="8" w:space="0" w:color="000000"/>
              <w:right w:val="single" w:sz="8" w:space="0" w:color="000000"/>
            </w:tcBorders>
            <w:vAlign w:val="center"/>
          </w:tcPr>
          <w:p w14:paraId="4E4BC65D" w14:textId="77777777" w:rsidR="00F6350F" w:rsidRDefault="00F6350F">
            <w:pPr>
              <w:ind w:firstLine="0"/>
              <w:jc w:val="center"/>
            </w:pPr>
            <w:r>
              <w:t>Prioritas</w:t>
            </w:r>
          </w:p>
        </w:tc>
      </w:tr>
      <w:tr w:rsidR="00F6350F" w14:paraId="75CD0555"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13707AA5" w14:textId="77777777" w:rsidR="00F6350F" w:rsidRDefault="00F6350F">
            <w:pPr>
              <w:ind w:firstLine="0"/>
              <w:jc w:val="center"/>
            </w:pPr>
            <w:r>
              <w:t>F1</w:t>
            </w:r>
          </w:p>
        </w:tc>
        <w:tc>
          <w:tcPr>
            <w:tcW w:w="1800" w:type="dxa"/>
            <w:tcBorders>
              <w:top w:val="single" w:sz="8" w:space="0" w:color="000000"/>
              <w:left w:val="single" w:sz="8" w:space="0" w:color="000000"/>
              <w:bottom w:val="single" w:sz="8" w:space="0" w:color="000000"/>
              <w:right w:val="single" w:sz="8" w:space="0" w:color="000000"/>
            </w:tcBorders>
            <w:vAlign w:val="center"/>
          </w:tcPr>
          <w:p w14:paraId="5D1DBB38"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58A444C9" w14:textId="77777777" w:rsidR="00F6350F" w:rsidRDefault="00F6350F">
            <w:pPr>
              <w:ind w:firstLine="0"/>
              <w:jc w:val="center"/>
            </w:pPr>
            <w:r>
              <w:t>Membuat peta Occupancy Grid area operasional</w:t>
            </w:r>
          </w:p>
        </w:tc>
        <w:tc>
          <w:tcPr>
            <w:tcW w:w="1455" w:type="dxa"/>
            <w:tcBorders>
              <w:top w:val="single" w:sz="8" w:space="0" w:color="000000"/>
              <w:left w:val="single" w:sz="8" w:space="0" w:color="000000"/>
              <w:bottom w:val="single" w:sz="8" w:space="0" w:color="000000"/>
              <w:right w:val="single" w:sz="8" w:space="0" w:color="000000"/>
            </w:tcBorders>
            <w:vAlign w:val="center"/>
          </w:tcPr>
          <w:p w14:paraId="30EFAD02" w14:textId="77777777" w:rsidR="00F6350F" w:rsidRDefault="00F6350F">
            <w:pPr>
              <w:ind w:firstLine="0"/>
              <w:jc w:val="center"/>
            </w:pPr>
            <w:r>
              <w:t>Tinggi</w:t>
            </w:r>
          </w:p>
        </w:tc>
      </w:tr>
      <w:tr w:rsidR="00F6350F" w14:paraId="476F7A3E"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55528563" w14:textId="77777777" w:rsidR="00F6350F" w:rsidRDefault="00F6350F">
            <w:pPr>
              <w:ind w:firstLine="0"/>
              <w:jc w:val="center"/>
            </w:pPr>
            <w:r>
              <w:t>F2</w:t>
            </w:r>
          </w:p>
        </w:tc>
        <w:tc>
          <w:tcPr>
            <w:tcW w:w="1800" w:type="dxa"/>
            <w:tcBorders>
              <w:top w:val="single" w:sz="8" w:space="0" w:color="000000"/>
              <w:left w:val="single" w:sz="8" w:space="0" w:color="000000"/>
              <w:bottom w:val="single" w:sz="8" w:space="0" w:color="000000"/>
              <w:right w:val="single" w:sz="8" w:space="0" w:color="000000"/>
            </w:tcBorders>
            <w:vAlign w:val="center"/>
          </w:tcPr>
          <w:p w14:paraId="59D41C60"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95180EB" w14:textId="77777777" w:rsidR="00F6350F" w:rsidRDefault="00F6350F">
            <w:pPr>
              <w:ind w:firstLine="0"/>
              <w:jc w:val="center"/>
            </w:pPr>
            <w:r>
              <w:t>Menentukan jalur global menggunakan Smac Planner (Nav2)</w:t>
            </w:r>
          </w:p>
        </w:tc>
        <w:tc>
          <w:tcPr>
            <w:tcW w:w="1455" w:type="dxa"/>
            <w:tcBorders>
              <w:top w:val="single" w:sz="8" w:space="0" w:color="000000"/>
              <w:left w:val="single" w:sz="8" w:space="0" w:color="000000"/>
              <w:bottom w:val="single" w:sz="8" w:space="0" w:color="000000"/>
              <w:right w:val="single" w:sz="8" w:space="0" w:color="000000"/>
            </w:tcBorders>
            <w:vAlign w:val="center"/>
          </w:tcPr>
          <w:p w14:paraId="06CB7C62" w14:textId="77777777" w:rsidR="00F6350F" w:rsidRDefault="00F6350F">
            <w:pPr>
              <w:ind w:firstLine="0"/>
              <w:jc w:val="center"/>
            </w:pPr>
            <w:r>
              <w:t>Tinggi</w:t>
            </w:r>
          </w:p>
        </w:tc>
      </w:tr>
      <w:tr w:rsidR="00F6350F" w14:paraId="0C356B95"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1AB170AC" w14:textId="77777777" w:rsidR="00F6350F" w:rsidRDefault="00F6350F">
            <w:pPr>
              <w:ind w:firstLine="0"/>
              <w:jc w:val="center"/>
            </w:pPr>
            <w:r>
              <w:t>F3</w:t>
            </w:r>
          </w:p>
        </w:tc>
        <w:tc>
          <w:tcPr>
            <w:tcW w:w="1800" w:type="dxa"/>
            <w:tcBorders>
              <w:top w:val="single" w:sz="8" w:space="0" w:color="000000"/>
              <w:left w:val="single" w:sz="8" w:space="0" w:color="000000"/>
              <w:bottom w:val="single" w:sz="8" w:space="0" w:color="000000"/>
              <w:right w:val="single" w:sz="8" w:space="0" w:color="000000"/>
            </w:tcBorders>
            <w:vAlign w:val="center"/>
          </w:tcPr>
          <w:p w14:paraId="243C294A" w14:textId="77777777" w:rsidR="00F6350F" w:rsidRDefault="00F6350F">
            <w:pPr>
              <w:ind w:firstLine="0"/>
              <w:jc w:val="center"/>
            </w:pPr>
            <w:r>
              <w:t>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308B534" w14:textId="77777777" w:rsidR="00F6350F" w:rsidRDefault="00F6350F">
            <w:pPr>
              <w:ind w:firstLine="0"/>
              <w:jc w:val="center"/>
            </w:pPr>
            <w:r w:rsidRPr="001053F2">
              <w:t xml:space="preserve">Menjalankan </w:t>
            </w:r>
            <w:r>
              <w:t>path following</w:t>
            </w:r>
            <w:r w:rsidRPr="001053F2">
              <w:t xml:space="preserve"> menggunakan MPPI Controller</w:t>
            </w:r>
          </w:p>
        </w:tc>
        <w:tc>
          <w:tcPr>
            <w:tcW w:w="1455" w:type="dxa"/>
            <w:tcBorders>
              <w:top w:val="single" w:sz="8" w:space="0" w:color="000000"/>
              <w:left w:val="single" w:sz="8" w:space="0" w:color="000000"/>
              <w:bottom w:val="single" w:sz="8" w:space="0" w:color="000000"/>
              <w:right w:val="single" w:sz="8" w:space="0" w:color="000000"/>
            </w:tcBorders>
            <w:vAlign w:val="center"/>
          </w:tcPr>
          <w:p w14:paraId="701C6401" w14:textId="77777777" w:rsidR="00F6350F" w:rsidRDefault="00F6350F">
            <w:pPr>
              <w:ind w:firstLine="0"/>
              <w:jc w:val="center"/>
            </w:pPr>
            <w:r>
              <w:t>Tinggi</w:t>
            </w:r>
          </w:p>
        </w:tc>
      </w:tr>
      <w:tr w:rsidR="00F6350F" w14:paraId="63B84F1A"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786CF849" w14:textId="77777777" w:rsidR="00F6350F" w:rsidRDefault="00F6350F">
            <w:pPr>
              <w:ind w:firstLine="0"/>
              <w:jc w:val="center"/>
            </w:pPr>
            <w:r>
              <w:t>F4</w:t>
            </w:r>
          </w:p>
        </w:tc>
        <w:tc>
          <w:tcPr>
            <w:tcW w:w="1800" w:type="dxa"/>
            <w:tcBorders>
              <w:top w:val="single" w:sz="8" w:space="0" w:color="000000"/>
              <w:left w:val="single" w:sz="8" w:space="0" w:color="000000"/>
              <w:bottom w:val="single" w:sz="8" w:space="0" w:color="000000"/>
              <w:right w:val="single" w:sz="8" w:space="0" w:color="000000"/>
            </w:tcBorders>
            <w:vAlign w:val="center"/>
          </w:tcPr>
          <w:p w14:paraId="077DFB77" w14:textId="77777777" w:rsidR="00F6350F" w:rsidRDefault="00F6350F">
            <w:pPr>
              <w:ind w:firstLine="0"/>
              <w:jc w:val="center"/>
            </w:pPr>
            <w:r>
              <w:t>F</w:t>
            </w:r>
            <w:del w:id="11" w:author="process automation ympi" w:date="2026-06-12T10:19:00Z" w16du:dateUtc="2026-06-12T03:19:00Z">
              <w:r w:rsidDel="001053F2">
                <w:delText>Non</w:delText>
              </w:r>
            </w:del>
            <w:r>
              <w:t>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0724A9EC" w14:textId="77777777" w:rsidR="00F6350F" w:rsidRDefault="00F6350F">
            <w:pPr>
              <w:ind w:firstLine="0"/>
              <w:jc w:val="center"/>
            </w:pPr>
            <w:r w:rsidRPr="001053F2">
              <w:t>Melakukan lokalisasi menggunakan AMCL pada peta yang telah dibuat</w:t>
            </w:r>
          </w:p>
        </w:tc>
        <w:tc>
          <w:tcPr>
            <w:tcW w:w="1455" w:type="dxa"/>
            <w:tcBorders>
              <w:top w:val="single" w:sz="8" w:space="0" w:color="000000"/>
              <w:left w:val="single" w:sz="8" w:space="0" w:color="000000"/>
              <w:bottom w:val="single" w:sz="8" w:space="0" w:color="000000"/>
              <w:right w:val="single" w:sz="8" w:space="0" w:color="000000"/>
            </w:tcBorders>
            <w:vAlign w:val="center"/>
          </w:tcPr>
          <w:p w14:paraId="24978439" w14:textId="77777777" w:rsidR="00F6350F" w:rsidRDefault="00F6350F">
            <w:pPr>
              <w:ind w:firstLine="0"/>
              <w:jc w:val="center"/>
            </w:pPr>
            <w:r>
              <w:t>Tinggi</w:t>
            </w:r>
          </w:p>
        </w:tc>
      </w:tr>
      <w:tr w:rsidR="00F6350F" w14:paraId="28DFD067"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30BF94D4" w14:textId="77777777" w:rsidR="00F6350F" w:rsidRDefault="00F6350F">
            <w:pPr>
              <w:ind w:firstLine="0"/>
              <w:jc w:val="center"/>
            </w:pPr>
            <w:r>
              <w:t>N1</w:t>
            </w:r>
          </w:p>
        </w:tc>
        <w:tc>
          <w:tcPr>
            <w:tcW w:w="1800" w:type="dxa"/>
            <w:tcBorders>
              <w:top w:val="single" w:sz="8" w:space="0" w:color="000000"/>
              <w:left w:val="single" w:sz="8" w:space="0" w:color="000000"/>
              <w:bottom w:val="single" w:sz="8" w:space="0" w:color="000000"/>
              <w:right w:val="single" w:sz="8" w:space="0" w:color="000000"/>
            </w:tcBorders>
            <w:vAlign w:val="center"/>
          </w:tcPr>
          <w:p w14:paraId="40BD5093" w14:textId="77777777" w:rsidR="00F6350F" w:rsidRDefault="00F6350F">
            <w:pPr>
              <w:ind w:firstLine="0"/>
              <w:jc w:val="center"/>
            </w:pPr>
            <w:r>
              <w:t>Non-fungsional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39C8DCC9" w14:textId="77777777" w:rsidR="00F6350F" w:rsidRDefault="00F6350F">
            <w:pPr>
              <w:ind w:firstLine="0"/>
              <w:jc w:val="center"/>
            </w:pPr>
            <w:r w:rsidRPr="001053F2">
              <w:t>Beroperasi pada kecepatan standar 0,7 m/s sepanjang rute operasional</w:t>
            </w:r>
          </w:p>
        </w:tc>
        <w:tc>
          <w:tcPr>
            <w:tcW w:w="1455" w:type="dxa"/>
            <w:tcBorders>
              <w:top w:val="single" w:sz="8" w:space="0" w:color="000000"/>
              <w:left w:val="single" w:sz="8" w:space="0" w:color="000000"/>
              <w:bottom w:val="single" w:sz="8" w:space="0" w:color="000000"/>
              <w:right w:val="single" w:sz="8" w:space="0" w:color="000000"/>
            </w:tcBorders>
            <w:vAlign w:val="center"/>
          </w:tcPr>
          <w:p w14:paraId="69CAEC80" w14:textId="77777777" w:rsidR="00F6350F" w:rsidRDefault="00F6350F">
            <w:pPr>
              <w:ind w:firstLine="0"/>
              <w:jc w:val="center"/>
            </w:pPr>
            <w:r>
              <w:t>Sedang</w:t>
            </w:r>
          </w:p>
        </w:tc>
      </w:tr>
      <w:tr w:rsidR="00F6350F" w14:paraId="1B26B17D" w14:textId="77777777">
        <w:tc>
          <w:tcPr>
            <w:tcW w:w="1035" w:type="dxa"/>
            <w:tcBorders>
              <w:top w:val="single" w:sz="8" w:space="0" w:color="000000"/>
              <w:left w:val="single" w:sz="8" w:space="0" w:color="000000"/>
              <w:bottom w:val="single" w:sz="8" w:space="0" w:color="000000"/>
              <w:right w:val="single" w:sz="8" w:space="0" w:color="000000"/>
            </w:tcBorders>
            <w:vAlign w:val="center"/>
          </w:tcPr>
          <w:p w14:paraId="2D4ADA75" w14:textId="77777777" w:rsidR="00F6350F" w:rsidRDefault="00F6350F">
            <w:pPr>
              <w:ind w:firstLine="0"/>
              <w:jc w:val="center"/>
            </w:pPr>
            <w:r>
              <w:t>N2</w:t>
            </w:r>
          </w:p>
        </w:tc>
        <w:tc>
          <w:tcPr>
            <w:tcW w:w="1800" w:type="dxa"/>
            <w:tcBorders>
              <w:top w:val="single" w:sz="8" w:space="0" w:color="000000"/>
              <w:left w:val="single" w:sz="8" w:space="0" w:color="000000"/>
              <w:bottom w:val="single" w:sz="8" w:space="0" w:color="000000"/>
              <w:right w:val="single" w:sz="8" w:space="0" w:color="000000"/>
            </w:tcBorders>
            <w:vAlign w:val="center"/>
          </w:tcPr>
          <w:p w14:paraId="2BAB8895" w14:textId="77777777" w:rsidR="00F6350F" w:rsidRDefault="00F6350F">
            <w:pPr>
              <w:ind w:firstLine="0"/>
              <w:jc w:val="center"/>
            </w:pPr>
            <w:r>
              <w:t>Non-fungsional</w:t>
            </w:r>
          </w:p>
        </w:tc>
        <w:tc>
          <w:tcPr>
            <w:tcW w:w="4470" w:type="dxa"/>
            <w:tcBorders>
              <w:top w:val="single" w:sz="8" w:space="0" w:color="000000"/>
              <w:left w:val="single" w:sz="8" w:space="0" w:color="000000"/>
              <w:bottom w:val="single" w:sz="8" w:space="0" w:color="000000"/>
              <w:right w:val="single" w:sz="8" w:space="0" w:color="000000"/>
            </w:tcBorders>
            <w:vAlign w:val="center"/>
          </w:tcPr>
          <w:p w14:paraId="6EA379F1" w14:textId="77777777" w:rsidR="00F6350F" w:rsidRPr="001053F2" w:rsidRDefault="00F6350F">
            <w:pPr>
              <w:ind w:firstLine="0"/>
              <w:jc w:val="center"/>
            </w:pPr>
            <w:r w:rsidRPr="001053F2">
              <w:t>Fusi data IMU dan odometri melalui EKF untuk meminimalkan drift</w:t>
            </w:r>
          </w:p>
        </w:tc>
        <w:tc>
          <w:tcPr>
            <w:tcW w:w="1455" w:type="dxa"/>
            <w:tcBorders>
              <w:top w:val="single" w:sz="8" w:space="0" w:color="000000"/>
              <w:left w:val="single" w:sz="8" w:space="0" w:color="000000"/>
              <w:bottom w:val="single" w:sz="8" w:space="0" w:color="000000"/>
              <w:right w:val="single" w:sz="8" w:space="0" w:color="000000"/>
            </w:tcBorders>
            <w:vAlign w:val="center"/>
          </w:tcPr>
          <w:p w14:paraId="108A0D23" w14:textId="77777777" w:rsidR="00F6350F" w:rsidRDefault="00F6350F">
            <w:pPr>
              <w:ind w:firstLine="0"/>
              <w:jc w:val="center"/>
            </w:pPr>
            <w:r>
              <w:t>Sedang</w:t>
            </w:r>
          </w:p>
        </w:tc>
      </w:tr>
    </w:tbl>
    <w:p w14:paraId="51E272D2" w14:textId="77777777" w:rsidR="00F6350F" w:rsidRDefault="00F6350F" w:rsidP="007504EE"/>
    <w:p w14:paraId="131C1106" w14:textId="77777777" w:rsidR="00701831" w:rsidRDefault="00000000" w:rsidP="004F65FC">
      <w:pPr>
        <w:pStyle w:val="Heading2"/>
        <w:numPr>
          <w:ilvl w:val="1"/>
          <w:numId w:val="9"/>
        </w:numPr>
        <w:spacing w:line="276" w:lineRule="auto"/>
        <w:ind w:hanging="360"/>
      </w:pPr>
      <w:r>
        <w:t>Kebutuhan Performansi Sistem</w:t>
      </w:r>
    </w:p>
    <w:p w14:paraId="272FBC1D" w14:textId="77777777" w:rsidR="0008530A" w:rsidRDefault="0008530A" w:rsidP="0008530A">
      <w:pPr>
        <w:ind w:firstLine="0"/>
      </w:pPr>
      <w:r>
        <w:t>Sistem AMR harus memenuhi parameter performansi berikut untuk memastikan keandalan operasional di rute mixed indoor-outdoor PT. XYZ:</w:t>
      </w:r>
    </w:p>
    <w:p w14:paraId="6D847017" w14:textId="77777777" w:rsidR="0008530A" w:rsidRDefault="0008530A" w:rsidP="0008530A">
      <w:pPr>
        <w:ind w:firstLine="0"/>
      </w:pPr>
    </w:p>
    <w:p w14:paraId="42804C65" w14:textId="607BBD34" w:rsidR="0008530A" w:rsidRDefault="0008530A" w:rsidP="0008530A">
      <w:pPr>
        <w:pStyle w:val="ListParagraph"/>
        <w:numPr>
          <w:ilvl w:val="0"/>
          <w:numId w:val="15"/>
        </w:numPr>
      </w:pPr>
      <w:r>
        <w:t>Lokalisasi &amp; Navigasi</w:t>
      </w:r>
    </w:p>
    <w:p w14:paraId="4EFF9156" w14:textId="77777777" w:rsidR="0008530A" w:rsidRDefault="0008530A" w:rsidP="0008530A">
      <w:pPr>
        <w:pStyle w:val="ListParagraph"/>
        <w:numPr>
          <w:ilvl w:val="0"/>
          <w:numId w:val="16"/>
        </w:numPr>
      </w:pPr>
      <w:r>
        <w:t>Akurasi posisi robot selama operasi navigasi otonom: toleransi maksimal ±10 cm terhadap jalur yang direncanakan.</w:t>
      </w:r>
    </w:p>
    <w:p w14:paraId="3D77777E" w14:textId="77777777" w:rsidR="0008530A" w:rsidRDefault="0008530A" w:rsidP="0008530A">
      <w:pPr>
        <w:pStyle w:val="ListParagraph"/>
        <w:numPr>
          <w:ilvl w:val="0"/>
          <w:numId w:val="16"/>
        </w:numPr>
      </w:pPr>
      <w:r>
        <w:t xml:space="preserve">Sistem lokalisasi berbasis AMCL harus mampu mempertahankan konsistensi estimasi posisi sepanjang rute ±88 meter tanpa akumulasi drift yang signifikan, </w:t>
      </w:r>
      <w:r>
        <w:lastRenderedPageBreak/>
        <w:t>khususnya pada segmen koridor panjang yang rentan terhadap long corridor problem akibat minimnya fitur geometri unik pada dinding lateral.</w:t>
      </w:r>
    </w:p>
    <w:p w14:paraId="6BCF62CA" w14:textId="394758F2" w:rsidR="0008530A" w:rsidRDefault="0008530A" w:rsidP="0008530A">
      <w:pPr>
        <w:pStyle w:val="ListParagraph"/>
        <w:numPr>
          <w:ilvl w:val="0"/>
          <w:numId w:val="16"/>
        </w:numPr>
      </w:pPr>
      <w:r>
        <w:t>Peta statis hasil SLAM yang digunakan sebagai referensi navigasi hanya dibuat sekali di awal commissioning. Kualitas peta harus dijaga dari degradasi akibat keterbatasan hardware maupun feature-poor environment pada segmen koridor.</w:t>
      </w:r>
    </w:p>
    <w:p w14:paraId="4216F3F8" w14:textId="31A34061" w:rsidR="0008530A" w:rsidRDefault="0008530A" w:rsidP="0008530A">
      <w:pPr>
        <w:pStyle w:val="ListParagraph"/>
        <w:numPr>
          <w:ilvl w:val="0"/>
          <w:numId w:val="15"/>
        </w:numPr>
      </w:pPr>
      <w:r>
        <w:t>Keamanan &amp; Obstacle Avoidance</w:t>
      </w:r>
    </w:p>
    <w:p w14:paraId="059A3E93" w14:textId="05FB883D" w:rsidR="0008530A" w:rsidRDefault="0008530A" w:rsidP="0008530A">
      <w:pPr>
        <w:pStyle w:val="ListParagraph"/>
        <w:numPr>
          <w:ilvl w:val="0"/>
          <w:numId w:val="17"/>
        </w:numPr>
      </w:pPr>
      <w:r>
        <w:t>Waktu respons sistem dari deteksi obstacle hingga robot berhenti penuh &lt; 500 ms.</w:t>
      </w:r>
    </w:p>
    <w:p w14:paraId="253A9592" w14:textId="383C076F" w:rsidR="0008530A" w:rsidRDefault="0008530A" w:rsidP="0008530A">
      <w:pPr>
        <w:pStyle w:val="ListParagraph"/>
        <w:numPr>
          <w:ilvl w:val="0"/>
          <w:numId w:val="17"/>
        </w:numPr>
      </w:pPr>
      <w:r>
        <w:t>CCF-LAS4-4M safety laser scanner dikonfigurasi dengan zona stop pada jarak ≤ 20 cm dari sensor, yang secara langsung menginterupsi sinyal motor tanpa melalui stack navigasi sebagai lapisan keamanan redundan.</w:t>
      </w:r>
    </w:p>
    <w:p w14:paraId="3F26D4EF" w14:textId="031261EC" w:rsidR="0008530A" w:rsidRDefault="0008530A" w:rsidP="0008530A">
      <w:pPr>
        <w:pStyle w:val="ListParagraph"/>
        <w:numPr>
          <w:ilvl w:val="0"/>
          <w:numId w:val="15"/>
        </w:numPr>
      </w:pPr>
      <w:r>
        <w:t>Keandalan Operasional</w:t>
      </w:r>
    </w:p>
    <w:p w14:paraId="4FC3B8B4" w14:textId="77777777" w:rsidR="0008530A" w:rsidRDefault="0008530A" w:rsidP="0008530A">
      <w:pPr>
        <w:pStyle w:val="ListParagraph"/>
        <w:numPr>
          <w:ilvl w:val="0"/>
          <w:numId w:val="18"/>
        </w:numPr>
      </w:pPr>
      <w:r>
        <w:t>Target keberhasilan penyelesaian trip: 100% dari total trip harian yang dijadwalkan.</w:t>
      </w:r>
    </w:p>
    <w:p w14:paraId="36C5CFB9" w14:textId="2291B01A" w:rsidR="00701831" w:rsidRDefault="0008530A" w:rsidP="0008530A">
      <w:pPr>
        <w:pStyle w:val="ListParagraph"/>
        <w:numPr>
          <w:ilvl w:val="0"/>
          <w:numId w:val="18"/>
        </w:numPr>
      </w:pPr>
      <w:r>
        <w:t>Setiap kegagalan trip yang disebabkan oleh gangguan sistem (bukan intervensi operator) harus dapat diidentifikasi dan dimitigasi melalui prosedur recovery yang terdefinisi.</w:t>
      </w:r>
    </w:p>
    <w:p w14:paraId="5DBEBD0E" w14:textId="77777777" w:rsidR="00701831" w:rsidRDefault="00000000" w:rsidP="004F65FC">
      <w:pPr>
        <w:pStyle w:val="Heading2"/>
        <w:numPr>
          <w:ilvl w:val="1"/>
          <w:numId w:val="9"/>
        </w:numPr>
        <w:spacing w:line="276" w:lineRule="auto"/>
        <w:ind w:hanging="360"/>
      </w:pPr>
      <w:r>
        <w:t>Arsitektur Desain Sistem</w:t>
      </w:r>
    </w:p>
    <w:p w14:paraId="79679B8C" w14:textId="77777777" w:rsidR="00701831" w:rsidRDefault="00000000">
      <w:r>
        <w:t>Arsitektur dibagi menjadi empat lapisan:</w:t>
      </w:r>
    </w:p>
    <w:p w14:paraId="16C7456B" w14:textId="70AAA6F6" w:rsidR="00701831" w:rsidRDefault="00000000" w:rsidP="003F67FE">
      <w:pPr>
        <w:pStyle w:val="ListParagraph"/>
        <w:numPr>
          <w:ilvl w:val="0"/>
          <w:numId w:val="20"/>
        </w:numPr>
      </w:pPr>
      <w:r>
        <w:t>Lapisan Web Interface: Akses telemetri dan kontrol jarak jauh.</w:t>
      </w:r>
    </w:p>
    <w:p w14:paraId="75BEE193" w14:textId="719C6326" w:rsidR="00701831" w:rsidRDefault="00000000" w:rsidP="003F67FE">
      <w:pPr>
        <w:pStyle w:val="ListParagraph"/>
        <w:numPr>
          <w:ilvl w:val="0"/>
          <w:numId w:val="20"/>
        </w:numPr>
      </w:pPr>
      <w:r>
        <w:t>Lapisan Navigation Stack: Menjalankan eksekusi Nav2 dan Behavior Tree.</w:t>
      </w:r>
    </w:p>
    <w:p w14:paraId="36E0BE16" w14:textId="2692747A" w:rsidR="00701831" w:rsidRDefault="00000000" w:rsidP="003F67FE">
      <w:pPr>
        <w:pStyle w:val="ListParagraph"/>
        <w:numPr>
          <w:ilvl w:val="0"/>
          <w:numId w:val="20"/>
        </w:numPr>
      </w:pPr>
      <w:r>
        <w:t>Lapisan Sensor Fusion &amp; Drivers: Memproses fusi sensor IMU dan LiDAR melalui EKF.</w:t>
      </w:r>
    </w:p>
    <w:p w14:paraId="66E92B3B" w14:textId="239DC9CF" w:rsidR="00701831" w:rsidRDefault="00000000" w:rsidP="003F67FE">
      <w:pPr>
        <w:pStyle w:val="ListParagraph"/>
        <w:numPr>
          <w:ilvl w:val="0"/>
          <w:numId w:val="20"/>
        </w:numPr>
      </w:pPr>
      <w:r>
        <w:t xml:space="preserve">Lapisan Motor Control: Mengonversi perintah kecepatan menjadi aksi pada Motor Driver </w:t>
      </w:r>
      <w:r w:rsidR="007970D8">
        <w:t>ZLAC8015D</w:t>
      </w:r>
      <w:r>
        <w:t>.</w:t>
      </w:r>
    </w:p>
    <w:p w14:paraId="7C53F033" w14:textId="77777777" w:rsidR="003F67FE" w:rsidRDefault="003F67FE" w:rsidP="003F67FE"/>
    <w:p w14:paraId="6B4C6D40" w14:textId="77777777" w:rsidR="003F67FE" w:rsidRDefault="003F67FE" w:rsidP="003F67FE"/>
    <w:p w14:paraId="1A2C5D17" w14:textId="77777777" w:rsidR="00701831" w:rsidRDefault="00000000">
      <w:pPr>
        <w:pStyle w:val="Heading3"/>
        <w:numPr>
          <w:ilvl w:val="0"/>
          <w:numId w:val="5"/>
        </w:numPr>
      </w:pPr>
      <w:bookmarkStart w:id="12" w:name="_heading=h.1zx0oneygj3a" w:colFirst="0" w:colLast="0"/>
      <w:bookmarkEnd w:id="12"/>
      <w:r>
        <w:t>Alternatif Solusi</w:t>
      </w:r>
    </w:p>
    <w:p w14:paraId="32FBE8FD" w14:textId="77777777" w:rsidR="00701831" w:rsidRDefault="00000000">
      <w:r>
        <w:t>Pendekatan dalam industri umumnya terbagi menjadi navigasi berbasis infrastruktur statis (seperti garis atau rel) dan navigasi otonom dinamis. Navigasi statis memiliki biaya pemeliharaan tinggi dan fleksibilitas rendah.</w:t>
      </w:r>
    </w:p>
    <w:p w14:paraId="0525FD24" w14:textId="77777777" w:rsidR="00701831" w:rsidRDefault="00000000">
      <w:pPr>
        <w:pStyle w:val="Heading3"/>
        <w:numPr>
          <w:ilvl w:val="0"/>
          <w:numId w:val="5"/>
        </w:numPr>
      </w:pPr>
      <w:bookmarkStart w:id="13" w:name="_heading=h.4fbzac9g9ee5" w:colFirst="0" w:colLast="0"/>
      <w:bookmarkEnd w:id="13"/>
      <w:r>
        <w:t>Analisis Solusi</w:t>
      </w:r>
    </w:p>
    <w:p w14:paraId="1D6D0FA5" w14:textId="77777777" w:rsidR="00701831" w:rsidRDefault="00000000">
      <w:r>
        <w:t>Pendekatan otonom dinamis menggunakan ROS 2 dan Nav2 terbukti memberikan solusi penghindaran halangan secara real-time. Penggunaan Mini PC i7-4600U dipilih karena kemampuannya secara lancar memproses algoritma probabilistik berat seperti AMCL dan EKF tanpa bottleneck komputasi.</w:t>
      </w:r>
    </w:p>
    <w:p w14:paraId="7BFDDDF1" w14:textId="77777777" w:rsidR="00701831" w:rsidRDefault="00000000">
      <w:pPr>
        <w:pStyle w:val="Heading3"/>
        <w:numPr>
          <w:ilvl w:val="0"/>
          <w:numId w:val="5"/>
        </w:numPr>
      </w:pPr>
      <w:bookmarkStart w:id="14" w:name="_heading=h.uzezl7uvz5vd" w:colFirst="0" w:colLast="0"/>
      <w:bookmarkEnd w:id="14"/>
      <w:r>
        <w:t>Solusi yang Dipilih</w:t>
      </w:r>
    </w:p>
    <w:p w14:paraId="55385ECF" w14:textId="77777777" w:rsidR="00701831" w:rsidRDefault="00000000">
      <w:r>
        <w:t>Solusi akhir menggunakan sistem navigasi otonom berbasis graf (Nav2) dengan fusi sensor ekstensif (LiDAR &amp; IMU) yang dijalankan sepenuhnya pada Mini PC i7-4600U.</w:t>
      </w:r>
    </w:p>
    <w:p w14:paraId="6E9A1991" w14:textId="77777777" w:rsidR="00701831" w:rsidRDefault="00000000">
      <w:pPr>
        <w:pStyle w:val="Heading3"/>
        <w:numPr>
          <w:ilvl w:val="0"/>
          <w:numId w:val="5"/>
        </w:numPr>
      </w:pPr>
      <w:bookmarkStart w:id="15" w:name="_heading=h.h53vd96cchgk" w:colFirst="0" w:colLast="0"/>
      <w:bookmarkEnd w:id="15"/>
      <w:r>
        <w:lastRenderedPageBreak/>
        <w:t>Karakteristik Produk</w:t>
      </w:r>
    </w:p>
    <w:p w14:paraId="28D3BEDF" w14:textId="77777777" w:rsidR="00701831" w:rsidRDefault="00000000">
      <w:r>
        <w:t>Karakteristik produk adalah sistem kendali differential drive murni dengan operasi nirkabel penuh, obstacle avoidance dinamis, serta kemampuan dipantau melalui antarmuka web tersentralisasi.</w:t>
      </w:r>
    </w:p>
    <w:p w14:paraId="5E4E39C4" w14:textId="77777777" w:rsidR="00701831" w:rsidRDefault="00000000" w:rsidP="004F65FC">
      <w:pPr>
        <w:pStyle w:val="Heading2"/>
        <w:numPr>
          <w:ilvl w:val="1"/>
          <w:numId w:val="9"/>
        </w:numPr>
        <w:spacing w:line="276" w:lineRule="auto"/>
        <w:ind w:hanging="360"/>
      </w:pPr>
      <w:bookmarkStart w:id="16" w:name="_heading=h.n6dvzyirdw4v" w:colFirst="0" w:colLast="0"/>
      <w:bookmarkEnd w:id="16"/>
      <w:r>
        <w:t>Manajemen Proyek</w:t>
      </w:r>
    </w:p>
    <w:p w14:paraId="7A0AFC5A" w14:textId="77777777" w:rsidR="00701831" w:rsidRDefault="00000000">
      <w:r>
        <w:t>Manajemen proyek mencakup tahapan penyiapan hardware komputasi, pengembangan driver low-level, implementasi algoritma navigasi cerdas, serta pengujian sistem.</w:t>
      </w:r>
    </w:p>
    <w:p w14:paraId="127FF4F8" w14:textId="77777777" w:rsidR="00701831" w:rsidRDefault="00000000">
      <w:pPr>
        <w:pStyle w:val="Heading3"/>
        <w:numPr>
          <w:ilvl w:val="0"/>
          <w:numId w:val="1"/>
        </w:numPr>
      </w:pPr>
      <w:bookmarkStart w:id="17" w:name="_heading=h.s3sihuwji5s4" w:colFirst="0" w:colLast="0"/>
      <w:bookmarkEnd w:id="17"/>
      <w:r>
        <w:rPr>
          <w:i/>
          <w:iCs/>
        </w:rPr>
        <w:t>Work Breakdown Schedule</w:t>
      </w:r>
      <w:r>
        <w:t xml:space="preserve"> </w:t>
      </w:r>
    </w:p>
    <w:p w14:paraId="51E593B4" w14:textId="77777777" w:rsidR="00701831" w:rsidRDefault="00000000">
      <w:r>
        <w:t>WBS dirancang menjadi:</w:t>
      </w:r>
    </w:p>
    <w:p w14:paraId="6F603069" w14:textId="22E1BE2C" w:rsidR="00701831" w:rsidRDefault="00000000">
      <w:r>
        <w:t xml:space="preserve">1. Persiapan Hardware &amp; Driver: Integrasi Mini PC i7-4600U, odometri </w:t>
      </w:r>
      <w:r w:rsidR="007970D8">
        <w:t>ZLAC8015D</w:t>
      </w:r>
      <w:r>
        <w:t>, dan TF base_link.</w:t>
      </w:r>
    </w:p>
    <w:p w14:paraId="582E2C0C" w14:textId="77777777" w:rsidR="00701831" w:rsidRDefault="00000000">
      <w:r>
        <w:t>2. Implementasi ROS 2 &amp; High-Level Navigation: Instalasi Ubuntu 22.04, SLAM Toolbox, dan Nav2.</w:t>
      </w:r>
    </w:p>
    <w:p w14:paraId="7E5CA498" w14:textId="77777777" w:rsidR="00701831" w:rsidRDefault="00000000">
      <w:r>
        <w:t>3. Integrasi Web Interface.</w:t>
      </w:r>
    </w:p>
    <w:p w14:paraId="43234C10" w14:textId="77777777" w:rsidR="00701831" w:rsidRDefault="00000000">
      <w:r>
        <w:t>4. Pengujian Performa Keseluruhan.</w:t>
      </w:r>
    </w:p>
    <w:tbl>
      <w:tblPr>
        <w:tblStyle w:val="4"/>
        <w:tblW w:w="8775" w:type="dxa"/>
        <w:tblInd w:w="0" w:type="dxa"/>
        <w:tblLayout w:type="fixed"/>
        <w:tblLook w:val="0000" w:firstRow="0" w:lastRow="0" w:firstColumn="0" w:lastColumn="0" w:noHBand="0" w:noVBand="0"/>
      </w:tblPr>
      <w:tblGrid>
        <w:gridCol w:w="780"/>
        <w:gridCol w:w="1665"/>
        <w:gridCol w:w="3195"/>
        <w:gridCol w:w="1380"/>
        <w:gridCol w:w="1755"/>
      </w:tblGrid>
      <w:tr w:rsidR="00701831" w14:paraId="04D95BF2"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3C29CA92" w14:textId="77777777" w:rsidR="00701831" w:rsidRDefault="00000000">
            <w:pPr>
              <w:ind w:firstLine="0"/>
              <w:jc w:val="center"/>
            </w:pPr>
            <w:r>
              <w:t>ID</w:t>
            </w:r>
          </w:p>
        </w:tc>
        <w:tc>
          <w:tcPr>
            <w:tcW w:w="1665" w:type="dxa"/>
            <w:tcBorders>
              <w:top w:val="single" w:sz="8" w:space="0" w:color="000000"/>
              <w:left w:val="single" w:sz="8" w:space="0" w:color="000000"/>
              <w:bottom w:val="single" w:sz="8" w:space="0" w:color="000000"/>
              <w:right w:val="single" w:sz="8" w:space="0" w:color="000000"/>
            </w:tcBorders>
            <w:vAlign w:val="center"/>
          </w:tcPr>
          <w:p w14:paraId="2A4D04D4" w14:textId="77777777" w:rsidR="00701831" w:rsidRDefault="00000000">
            <w:pPr>
              <w:ind w:firstLine="0"/>
              <w:jc w:val="center"/>
            </w:pPr>
            <w:r>
              <w:t>Kegiatan</w:t>
            </w:r>
          </w:p>
        </w:tc>
        <w:tc>
          <w:tcPr>
            <w:tcW w:w="3195" w:type="dxa"/>
            <w:tcBorders>
              <w:top w:val="single" w:sz="8" w:space="0" w:color="000000"/>
              <w:left w:val="single" w:sz="8" w:space="0" w:color="000000"/>
              <w:bottom w:val="single" w:sz="8" w:space="0" w:color="000000"/>
              <w:right w:val="single" w:sz="8" w:space="0" w:color="000000"/>
            </w:tcBorders>
            <w:vAlign w:val="center"/>
          </w:tcPr>
          <w:p w14:paraId="67BEFEEC" w14:textId="77777777" w:rsidR="00701831" w:rsidRDefault="00000000">
            <w:pPr>
              <w:ind w:firstLine="0"/>
              <w:jc w:val="center"/>
            </w:pPr>
            <w:r>
              <w:t>Deskripsi</w:t>
            </w:r>
          </w:p>
        </w:tc>
        <w:tc>
          <w:tcPr>
            <w:tcW w:w="1380" w:type="dxa"/>
            <w:tcBorders>
              <w:top w:val="single" w:sz="8" w:space="0" w:color="000000"/>
              <w:left w:val="single" w:sz="8" w:space="0" w:color="000000"/>
              <w:bottom w:val="single" w:sz="8" w:space="0" w:color="000000"/>
              <w:right w:val="single" w:sz="8" w:space="0" w:color="000000"/>
            </w:tcBorders>
            <w:vAlign w:val="center"/>
          </w:tcPr>
          <w:p w14:paraId="25468FA2" w14:textId="77777777" w:rsidR="00701831" w:rsidRDefault="00000000">
            <w:pPr>
              <w:ind w:firstLine="0"/>
              <w:jc w:val="center"/>
            </w:pPr>
            <w:r>
              <w:t>Durasi</w:t>
            </w:r>
          </w:p>
        </w:tc>
        <w:tc>
          <w:tcPr>
            <w:tcW w:w="1755" w:type="dxa"/>
            <w:tcBorders>
              <w:top w:val="single" w:sz="8" w:space="0" w:color="000000"/>
              <w:left w:val="single" w:sz="8" w:space="0" w:color="000000"/>
              <w:bottom w:val="single" w:sz="8" w:space="0" w:color="000000"/>
              <w:right w:val="single" w:sz="8" w:space="0" w:color="000000"/>
            </w:tcBorders>
            <w:vAlign w:val="center"/>
          </w:tcPr>
          <w:p w14:paraId="1F0102E9" w14:textId="77777777" w:rsidR="00701831" w:rsidRDefault="00000000">
            <w:pPr>
              <w:ind w:firstLine="0"/>
              <w:jc w:val="center"/>
            </w:pPr>
            <w:r>
              <w:t>Deliverable</w:t>
            </w:r>
          </w:p>
        </w:tc>
      </w:tr>
      <w:tr w:rsidR="00701831" w14:paraId="2C2C64EA"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21A90857" w14:textId="77777777" w:rsidR="00701831" w:rsidRDefault="00000000">
            <w:pPr>
              <w:ind w:firstLine="0"/>
              <w:jc w:val="center"/>
            </w:pPr>
            <w:r>
              <w:t>W1</w:t>
            </w:r>
          </w:p>
        </w:tc>
        <w:tc>
          <w:tcPr>
            <w:tcW w:w="1665" w:type="dxa"/>
            <w:tcBorders>
              <w:top w:val="single" w:sz="8" w:space="0" w:color="000000"/>
              <w:left w:val="single" w:sz="8" w:space="0" w:color="000000"/>
              <w:bottom w:val="single" w:sz="8" w:space="0" w:color="000000"/>
              <w:right w:val="single" w:sz="8" w:space="0" w:color="000000"/>
            </w:tcBorders>
            <w:vAlign w:val="center"/>
          </w:tcPr>
          <w:p w14:paraId="6CB1B8A3" w14:textId="77777777" w:rsidR="00701831" w:rsidRDefault="00000000">
            <w:pPr>
              <w:ind w:firstLine="0"/>
              <w:jc w:val="center"/>
            </w:pPr>
            <w:r>
              <w:t>Persiapan Hardware</w:t>
            </w:r>
          </w:p>
        </w:tc>
        <w:tc>
          <w:tcPr>
            <w:tcW w:w="3195" w:type="dxa"/>
            <w:tcBorders>
              <w:top w:val="single" w:sz="8" w:space="0" w:color="000000"/>
              <w:left w:val="single" w:sz="8" w:space="0" w:color="000000"/>
              <w:bottom w:val="single" w:sz="8" w:space="0" w:color="000000"/>
              <w:right w:val="single" w:sz="8" w:space="0" w:color="000000"/>
            </w:tcBorders>
            <w:vAlign w:val="center"/>
          </w:tcPr>
          <w:p w14:paraId="7905268B" w14:textId="77777777" w:rsidR="00701831" w:rsidRDefault="00000000">
            <w:pPr>
              <w:ind w:firstLine="0"/>
              <w:jc w:val="center"/>
            </w:pPr>
            <w:r>
              <w:t>Pengadaan dan perakitan ESP32, Pi Zero W, sensor, motor, dan driver</w:t>
            </w:r>
          </w:p>
        </w:tc>
        <w:tc>
          <w:tcPr>
            <w:tcW w:w="1380" w:type="dxa"/>
            <w:tcBorders>
              <w:top w:val="single" w:sz="8" w:space="0" w:color="000000"/>
              <w:left w:val="single" w:sz="8" w:space="0" w:color="000000"/>
              <w:bottom w:val="single" w:sz="8" w:space="0" w:color="000000"/>
              <w:right w:val="single" w:sz="8" w:space="0" w:color="000000"/>
            </w:tcBorders>
            <w:vAlign w:val="center"/>
          </w:tcPr>
          <w:p w14:paraId="55A4A0E6"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27BD81E1" w14:textId="77777777" w:rsidR="00701831" w:rsidRDefault="00000000">
            <w:pPr>
              <w:ind w:firstLine="0"/>
              <w:jc w:val="center"/>
            </w:pPr>
            <w:r>
              <w:t>Desain hardware siap</w:t>
            </w:r>
          </w:p>
        </w:tc>
      </w:tr>
      <w:tr w:rsidR="00701831" w14:paraId="737140C5"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3E28261F" w14:textId="77777777" w:rsidR="00701831" w:rsidRDefault="00000000">
            <w:pPr>
              <w:ind w:firstLine="0"/>
              <w:jc w:val="center"/>
            </w:pPr>
            <w:r>
              <w:t>W2</w:t>
            </w:r>
          </w:p>
        </w:tc>
        <w:tc>
          <w:tcPr>
            <w:tcW w:w="1665" w:type="dxa"/>
            <w:tcBorders>
              <w:top w:val="single" w:sz="8" w:space="0" w:color="000000"/>
              <w:left w:val="single" w:sz="8" w:space="0" w:color="000000"/>
              <w:bottom w:val="single" w:sz="8" w:space="0" w:color="000000"/>
              <w:right w:val="single" w:sz="8" w:space="0" w:color="000000"/>
            </w:tcBorders>
            <w:vAlign w:val="center"/>
          </w:tcPr>
          <w:p w14:paraId="254B472F" w14:textId="77777777" w:rsidR="00701831" w:rsidRDefault="00000000">
            <w:pPr>
              <w:ind w:firstLine="0"/>
              <w:jc w:val="center"/>
            </w:pPr>
            <w:r>
              <w:t>Driver Sensor dan Aktuator</w:t>
            </w:r>
          </w:p>
        </w:tc>
        <w:tc>
          <w:tcPr>
            <w:tcW w:w="3195" w:type="dxa"/>
            <w:tcBorders>
              <w:top w:val="single" w:sz="8" w:space="0" w:color="000000"/>
              <w:left w:val="single" w:sz="8" w:space="0" w:color="000000"/>
              <w:bottom w:val="single" w:sz="8" w:space="0" w:color="000000"/>
              <w:right w:val="single" w:sz="8" w:space="0" w:color="000000"/>
            </w:tcBorders>
            <w:vAlign w:val="center"/>
          </w:tcPr>
          <w:p w14:paraId="53F69A55" w14:textId="77777777" w:rsidR="00701831" w:rsidRDefault="00000000">
            <w:pPr>
              <w:ind w:firstLine="0"/>
              <w:jc w:val="center"/>
            </w:pPr>
            <w:r>
              <w:t>Implementasi driver MPU6050, encoder, TB6612FNG, dan UART</w:t>
            </w:r>
          </w:p>
        </w:tc>
        <w:tc>
          <w:tcPr>
            <w:tcW w:w="1380" w:type="dxa"/>
            <w:tcBorders>
              <w:top w:val="single" w:sz="8" w:space="0" w:color="000000"/>
              <w:left w:val="single" w:sz="8" w:space="0" w:color="000000"/>
              <w:bottom w:val="single" w:sz="8" w:space="0" w:color="000000"/>
              <w:right w:val="single" w:sz="8" w:space="0" w:color="000000"/>
            </w:tcBorders>
            <w:vAlign w:val="center"/>
          </w:tcPr>
          <w:p w14:paraId="368B9AED" w14:textId="77777777" w:rsidR="00701831" w:rsidRDefault="00000000">
            <w:pPr>
              <w:ind w:firstLine="0"/>
              <w:jc w:val="center"/>
            </w:pPr>
            <w:r>
              <w:t>3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24C34D17" w14:textId="77777777" w:rsidR="00701831" w:rsidRDefault="00000000">
            <w:pPr>
              <w:ind w:firstLine="0"/>
              <w:jc w:val="center"/>
            </w:pPr>
            <w:r>
              <w:t>Firmware ESP32 awal</w:t>
            </w:r>
          </w:p>
        </w:tc>
      </w:tr>
      <w:tr w:rsidR="00701831" w14:paraId="6DEDF862"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5ACEC877" w14:textId="77777777" w:rsidR="00701831" w:rsidRDefault="00000000">
            <w:pPr>
              <w:ind w:firstLine="0"/>
              <w:jc w:val="center"/>
            </w:pPr>
            <w:r>
              <w:t>W3</w:t>
            </w:r>
          </w:p>
        </w:tc>
        <w:tc>
          <w:tcPr>
            <w:tcW w:w="1665" w:type="dxa"/>
            <w:tcBorders>
              <w:top w:val="single" w:sz="8" w:space="0" w:color="000000"/>
              <w:left w:val="single" w:sz="8" w:space="0" w:color="000000"/>
              <w:bottom w:val="single" w:sz="8" w:space="0" w:color="000000"/>
              <w:right w:val="single" w:sz="8" w:space="0" w:color="000000"/>
            </w:tcBorders>
            <w:vAlign w:val="center"/>
          </w:tcPr>
          <w:p w14:paraId="49ED63A8" w14:textId="77777777" w:rsidR="00701831" w:rsidRDefault="00000000">
            <w:pPr>
              <w:ind w:firstLine="0"/>
              <w:jc w:val="center"/>
            </w:pPr>
            <w:r>
              <w:t>Pemetaan dan ICP</w:t>
            </w:r>
          </w:p>
        </w:tc>
        <w:tc>
          <w:tcPr>
            <w:tcW w:w="3195" w:type="dxa"/>
            <w:tcBorders>
              <w:top w:val="single" w:sz="8" w:space="0" w:color="000000"/>
              <w:left w:val="single" w:sz="8" w:space="0" w:color="000000"/>
              <w:bottom w:val="single" w:sz="8" w:space="0" w:color="000000"/>
              <w:right w:val="single" w:sz="8" w:space="0" w:color="000000"/>
            </w:tcBorders>
            <w:vAlign w:val="center"/>
          </w:tcPr>
          <w:p w14:paraId="3315097C" w14:textId="77777777" w:rsidR="00701831" w:rsidRDefault="00000000">
            <w:pPr>
              <w:ind w:firstLine="0"/>
              <w:jc w:val="center"/>
            </w:pPr>
            <w:r>
              <w:t>Implementasi pembacaan RoboPeak RPLIDAR A1, Occupancy Grid, dan ICP dasar pada Pi</w:t>
            </w:r>
          </w:p>
        </w:tc>
        <w:tc>
          <w:tcPr>
            <w:tcW w:w="1380" w:type="dxa"/>
            <w:tcBorders>
              <w:top w:val="single" w:sz="8" w:space="0" w:color="000000"/>
              <w:left w:val="single" w:sz="8" w:space="0" w:color="000000"/>
              <w:bottom w:val="single" w:sz="8" w:space="0" w:color="000000"/>
              <w:right w:val="single" w:sz="8" w:space="0" w:color="000000"/>
            </w:tcBorders>
            <w:vAlign w:val="center"/>
          </w:tcPr>
          <w:p w14:paraId="4919B1A3" w14:textId="77777777" w:rsidR="00701831" w:rsidRDefault="00000000">
            <w:pPr>
              <w:ind w:firstLine="0"/>
              <w:jc w:val="center"/>
            </w:pPr>
            <w:r>
              <w:t>3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79C0A103" w14:textId="77777777" w:rsidR="00701831" w:rsidRDefault="00000000">
            <w:pPr>
              <w:ind w:firstLine="0"/>
              <w:jc w:val="center"/>
            </w:pPr>
            <w:r>
              <w:t>Modul pemetaan berjalan</w:t>
            </w:r>
          </w:p>
        </w:tc>
      </w:tr>
      <w:tr w:rsidR="00701831" w14:paraId="120B9A88"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5D5EB106" w14:textId="77777777" w:rsidR="00701831" w:rsidRDefault="00000000">
            <w:pPr>
              <w:ind w:firstLine="0"/>
              <w:jc w:val="center"/>
            </w:pPr>
            <w:r>
              <w:t>W4</w:t>
            </w:r>
          </w:p>
        </w:tc>
        <w:tc>
          <w:tcPr>
            <w:tcW w:w="1665" w:type="dxa"/>
            <w:tcBorders>
              <w:top w:val="single" w:sz="8" w:space="0" w:color="000000"/>
              <w:left w:val="single" w:sz="8" w:space="0" w:color="000000"/>
              <w:bottom w:val="single" w:sz="8" w:space="0" w:color="000000"/>
              <w:right w:val="single" w:sz="8" w:space="0" w:color="000000"/>
            </w:tcBorders>
            <w:vAlign w:val="center"/>
          </w:tcPr>
          <w:p w14:paraId="14BA22E7" w14:textId="77777777" w:rsidR="00701831" w:rsidRDefault="00000000">
            <w:pPr>
              <w:ind w:firstLine="0"/>
              <w:jc w:val="center"/>
            </w:pPr>
            <w:r>
              <w:t>A* dan Inflasi Peta</w:t>
            </w:r>
          </w:p>
        </w:tc>
        <w:tc>
          <w:tcPr>
            <w:tcW w:w="3195" w:type="dxa"/>
            <w:tcBorders>
              <w:top w:val="single" w:sz="8" w:space="0" w:color="000000"/>
              <w:left w:val="single" w:sz="8" w:space="0" w:color="000000"/>
              <w:bottom w:val="single" w:sz="8" w:space="0" w:color="000000"/>
              <w:right w:val="single" w:sz="8" w:space="0" w:color="000000"/>
            </w:tcBorders>
            <w:vAlign w:val="center"/>
          </w:tcPr>
          <w:p w14:paraId="43D9A4BA" w14:textId="77777777" w:rsidR="00701831" w:rsidRDefault="00000000">
            <w:pPr>
              <w:ind w:firstLine="0"/>
              <w:jc w:val="center"/>
            </w:pPr>
            <w:r>
              <w:t>Implementasi A*, konfigurasi ruang, dan pengujian jalur</w:t>
            </w:r>
          </w:p>
        </w:tc>
        <w:tc>
          <w:tcPr>
            <w:tcW w:w="1380" w:type="dxa"/>
            <w:tcBorders>
              <w:top w:val="single" w:sz="8" w:space="0" w:color="000000"/>
              <w:left w:val="single" w:sz="8" w:space="0" w:color="000000"/>
              <w:bottom w:val="single" w:sz="8" w:space="0" w:color="000000"/>
              <w:right w:val="single" w:sz="8" w:space="0" w:color="000000"/>
            </w:tcBorders>
            <w:vAlign w:val="center"/>
          </w:tcPr>
          <w:p w14:paraId="0F913EE0"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5225DFE8" w14:textId="77777777" w:rsidR="00701831" w:rsidRDefault="00000000">
            <w:pPr>
              <w:ind w:firstLine="0"/>
              <w:jc w:val="center"/>
            </w:pPr>
            <w:r>
              <w:t>Perencana jalur fungsional</w:t>
            </w:r>
          </w:p>
        </w:tc>
      </w:tr>
      <w:tr w:rsidR="00701831" w14:paraId="7BD7E6AD" w14:textId="77777777">
        <w:tc>
          <w:tcPr>
            <w:tcW w:w="780" w:type="dxa"/>
            <w:tcBorders>
              <w:top w:val="single" w:sz="8" w:space="0" w:color="000000"/>
              <w:left w:val="single" w:sz="8" w:space="0" w:color="000000"/>
              <w:bottom w:val="single" w:sz="8" w:space="0" w:color="000000"/>
              <w:right w:val="single" w:sz="8" w:space="0" w:color="000000"/>
            </w:tcBorders>
            <w:vAlign w:val="center"/>
          </w:tcPr>
          <w:p w14:paraId="6233FF50" w14:textId="77777777" w:rsidR="00701831" w:rsidRDefault="00000000">
            <w:pPr>
              <w:ind w:firstLine="0"/>
              <w:jc w:val="center"/>
            </w:pPr>
            <w:r>
              <w:t>W5</w:t>
            </w:r>
          </w:p>
        </w:tc>
        <w:tc>
          <w:tcPr>
            <w:tcW w:w="1665" w:type="dxa"/>
            <w:tcBorders>
              <w:top w:val="single" w:sz="8" w:space="0" w:color="000000"/>
              <w:left w:val="single" w:sz="8" w:space="0" w:color="000000"/>
              <w:bottom w:val="single" w:sz="8" w:space="0" w:color="000000"/>
              <w:right w:val="single" w:sz="8" w:space="0" w:color="000000"/>
            </w:tcBorders>
            <w:vAlign w:val="center"/>
          </w:tcPr>
          <w:p w14:paraId="7FD68AD5" w14:textId="77777777" w:rsidR="00701831" w:rsidRDefault="00000000">
            <w:pPr>
              <w:ind w:firstLine="0"/>
              <w:jc w:val="center"/>
            </w:pPr>
            <w:r>
              <w:t>Integrasi dan Pengujian</w:t>
            </w:r>
          </w:p>
        </w:tc>
        <w:tc>
          <w:tcPr>
            <w:tcW w:w="3195" w:type="dxa"/>
            <w:tcBorders>
              <w:top w:val="single" w:sz="8" w:space="0" w:color="000000"/>
              <w:left w:val="single" w:sz="8" w:space="0" w:color="000000"/>
              <w:bottom w:val="single" w:sz="8" w:space="0" w:color="000000"/>
              <w:right w:val="single" w:sz="8" w:space="0" w:color="000000"/>
            </w:tcBorders>
            <w:vAlign w:val="center"/>
          </w:tcPr>
          <w:p w14:paraId="6499075C" w14:textId="77777777" w:rsidR="00701831" w:rsidRDefault="00000000">
            <w:pPr>
              <w:ind w:firstLine="0"/>
              <w:jc w:val="center"/>
            </w:pPr>
            <w:r>
              <w:t>Integrasi komunikasi Pi-ESP32, uji lintasan, dan tuning kontrol</w:t>
            </w:r>
          </w:p>
        </w:tc>
        <w:tc>
          <w:tcPr>
            <w:tcW w:w="1380" w:type="dxa"/>
            <w:tcBorders>
              <w:top w:val="single" w:sz="8" w:space="0" w:color="000000"/>
              <w:left w:val="single" w:sz="8" w:space="0" w:color="000000"/>
              <w:bottom w:val="single" w:sz="8" w:space="0" w:color="000000"/>
              <w:right w:val="single" w:sz="8" w:space="0" w:color="000000"/>
            </w:tcBorders>
            <w:vAlign w:val="center"/>
          </w:tcPr>
          <w:p w14:paraId="5DBC4989" w14:textId="77777777" w:rsidR="00701831" w:rsidRDefault="00000000">
            <w:pPr>
              <w:ind w:firstLine="0"/>
              <w:jc w:val="center"/>
            </w:pPr>
            <w:r>
              <w:t>2 minggu</w:t>
            </w:r>
          </w:p>
        </w:tc>
        <w:tc>
          <w:tcPr>
            <w:tcW w:w="1755" w:type="dxa"/>
            <w:tcBorders>
              <w:top w:val="single" w:sz="8" w:space="0" w:color="000000"/>
              <w:left w:val="single" w:sz="8" w:space="0" w:color="000000"/>
              <w:bottom w:val="single" w:sz="8" w:space="0" w:color="000000"/>
              <w:right w:val="single" w:sz="8" w:space="0" w:color="000000"/>
            </w:tcBorders>
            <w:vAlign w:val="center"/>
          </w:tcPr>
          <w:p w14:paraId="1B5DE2F1" w14:textId="77777777" w:rsidR="00701831" w:rsidRDefault="00000000">
            <w:pPr>
              <w:ind w:firstLine="0"/>
              <w:jc w:val="center"/>
            </w:pPr>
            <w:r>
              <w:t>Robot dapat bergerak otonom sederhana</w:t>
            </w:r>
          </w:p>
        </w:tc>
      </w:tr>
    </w:tbl>
    <w:p w14:paraId="24B984B8" w14:textId="77777777" w:rsidR="00701831" w:rsidRDefault="00000000">
      <w:pPr>
        <w:pStyle w:val="Heading3"/>
        <w:numPr>
          <w:ilvl w:val="0"/>
          <w:numId w:val="1"/>
        </w:numPr>
      </w:pPr>
      <w:r>
        <w:t>Alur dan Jadwal Kegiatan</w:t>
      </w:r>
    </w:p>
    <w:p w14:paraId="7C2542B5" w14:textId="77777777" w:rsidR="00701831" w:rsidRDefault="00000000">
      <w:r>
        <w:t>Kegiatan dimulai dari pengujian low-level driver (odometry dan IMU), kalibrasi sensor, diakhiri dengan pengaturan parameter Nav2 dan bringup secara keseluruhan.</w:t>
      </w:r>
    </w:p>
    <w:tbl>
      <w:tblPr>
        <w:tblStyle w:val="3"/>
        <w:tblW w:w="8760" w:type="dxa"/>
        <w:tblInd w:w="0" w:type="dxa"/>
        <w:tblLayout w:type="fixed"/>
        <w:tblLook w:val="0000" w:firstRow="0" w:lastRow="0" w:firstColumn="0" w:lastColumn="0" w:noHBand="0" w:noVBand="0"/>
      </w:tblPr>
      <w:tblGrid>
        <w:gridCol w:w="2190"/>
        <w:gridCol w:w="1785"/>
        <w:gridCol w:w="2190"/>
        <w:gridCol w:w="2595"/>
      </w:tblGrid>
      <w:tr w:rsidR="00701831" w14:paraId="4BB910D8"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3C7D1EFA" w14:textId="77777777" w:rsidR="00701831" w:rsidRDefault="00000000">
            <w:pPr>
              <w:ind w:firstLine="0"/>
              <w:jc w:val="center"/>
            </w:pPr>
            <w:r>
              <w:t>Fase</w:t>
            </w:r>
          </w:p>
        </w:tc>
        <w:tc>
          <w:tcPr>
            <w:tcW w:w="1785" w:type="dxa"/>
            <w:tcBorders>
              <w:top w:val="single" w:sz="8" w:space="0" w:color="000000"/>
              <w:left w:val="single" w:sz="8" w:space="0" w:color="000000"/>
              <w:bottom w:val="single" w:sz="8" w:space="0" w:color="000000"/>
              <w:right w:val="single" w:sz="8" w:space="0" w:color="000000"/>
            </w:tcBorders>
            <w:vAlign w:val="center"/>
          </w:tcPr>
          <w:p w14:paraId="271A352A" w14:textId="77777777" w:rsidR="00701831" w:rsidRDefault="00000000">
            <w:pPr>
              <w:ind w:firstLine="0"/>
              <w:jc w:val="center"/>
            </w:pPr>
            <w:r>
              <w:t>Durasi</w:t>
            </w:r>
          </w:p>
        </w:tc>
        <w:tc>
          <w:tcPr>
            <w:tcW w:w="2190" w:type="dxa"/>
            <w:tcBorders>
              <w:top w:val="single" w:sz="8" w:space="0" w:color="000000"/>
              <w:left w:val="single" w:sz="8" w:space="0" w:color="000000"/>
              <w:bottom w:val="single" w:sz="8" w:space="0" w:color="000000"/>
              <w:right w:val="single" w:sz="8" w:space="0" w:color="000000"/>
            </w:tcBorders>
            <w:vAlign w:val="center"/>
          </w:tcPr>
          <w:p w14:paraId="337645A7" w14:textId="77777777" w:rsidR="00701831" w:rsidRDefault="00000000">
            <w:pPr>
              <w:ind w:firstLine="0"/>
              <w:jc w:val="center"/>
            </w:pPr>
            <w:r>
              <w:t>Waktu</w:t>
            </w:r>
          </w:p>
        </w:tc>
        <w:tc>
          <w:tcPr>
            <w:tcW w:w="2595" w:type="dxa"/>
            <w:tcBorders>
              <w:top w:val="single" w:sz="8" w:space="0" w:color="000000"/>
              <w:left w:val="single" w:sz="8" w:space="0" w:color="000000"/>
              <w:bottom w:val="single" w:sz="8" w:space="0" w:color="000000"/>
              <w:right w:val="single" w:sz="8" w:space="0" w:color="000000"/>
            </w:tcBorders>
            <w:vAlign w:val="center"/>
          </w:tcPr>
          <w:p w14:paraId="5B5AF6C0" w14:textId="77777777" w:rsidR="00701831" w:rsidRDefault="00000000">
            <w:pPr>
              <w:ind w:firstLine="0"/>
              <w:jc w:val="center"/>
            </w:pPr>
            <w:r>
              <w:t>Milestone</w:t>
            </w:r>
          </w:p>
        </w:tc>
      </w:tr>
      <w:tr w:rsidR="00701831" w14:paraId="3424C8C1"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15C81A4B" w14:textId="77777777" w:rsidR="00701831" w:rsidRDefault="00000000">
            <w:pPr>
              <w:ind w:firstLine="0"/>
              <w:jc w:val="center"/>
            </w:pPr>
            <w:r>
              <w:t>Persiapan dan Desain</w:t>
            </w:r>
          </w:p>
        </w:tc>
        <w:tc>
          <w:tcPr>
            <w:tcW w:w="1785" w:type="dxa"/>
            <w:tcBorders>
              <w:top w:val="single" w:sz="8" w:space="0" w:color="000000"/>
              <w:left w:val="single" w:sz="8" w:space="0" w:color="000000"/>
              <w:bottom w:val="single" w:sz="8" w:space="0" w:color="000000"/>
              <w:right w:val="single" w:sz="8" w:space="0" w:color="000000"/>
            </w:tcBorders>
            <w:vAlign w:val="center"/>
          </w:tcPr>
          <w:p w14:paraId="38A57155"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3DF9ABA9" w14:textId="77777777" w:rsidR="00701831" w:rsidRDefault="00000000">
            <w:pPr>
              <w:ind w:firstLine="0"/>
              <w:jc w:val="center"/>
            </w:pPr>
            <w:r>
              <w:t>Minggu 1-2</w:t>
            </w:r>
          </w:p>
        </w:tc>
        <w:tc>
          <w:tcPr>
            <w:tcW w:w="2595" w:type="dxa"/>
            <w:tcBorders>
              <w:top w:val="single" w:sz="8" w:space="0" w:color="000000"/>
              <w:left w:val="single" w:sz="8" w:space="0" w:color="000000"/>
              <w:bottom w:val="single" w:sz="8" w:space="0" w:color="000000"/>
              <w:right w:val="single" w:sz="8" w:space="0" w:color="000000"/>
            </w:tcBorders>
            <w:vAlign w:val="center"/>
          </w:tcPr>
          <w:p w14:paraId="2E3B4DCF" w14:textId="77777777" w:rsidR="00701831" w:rsidRDefault="00000000">
            <w:pPr>
              <w:ind w:firstLine="0"/>
              <w:jc w:val="center"/>
            </w:pPr>
            <w:r>
              <w:t>Draft desain awal dan pemesanan komponen</w:t>
            </w:r>
          </w:p>
        </w:tc>
      </w:tr>
      <w:tr w:rsidR="00701831" w14:paraId="64E35584"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23663B1" w14:textId="77777777" w:rsidR="00701831" w:rsidRDefault="00000000">
            <w:pPr>
              <w:ind w:firstLine="0"/>
              <w:jc w:val="center"/>
            </w:pPr>
            <w:r>
              <w:lastRenderedPageBreak/>
              <w:t>Software</w:t>
            </w:r>
          </w:p>
        </w:tc>
        <w:tc>
          <w:tcPr>
            <w:tcW w:w="1785" w:type="dxa"/>
            <w:tcBorders>
              <w:top w:val="single" w:sz="8" w:space="0" w:color="000000"/>
              <w:left w:val="single" w:sz="8" w:space="0" w:color="000000"/>
              <w:bottom w:val="single" w:sz="8" w:space="0" w:color="000000"/>
              <w:right w:val="single" w:sz="8" w:space="0" w:color="000000"/>
            </w:tcBorders>
            <w:vAlign w:val="center"/>
          </w:tcPr>
          <w:p w14:paraId="7B9B2D07" w14:textId="77777777" w:rsidR="00701831" w:rsidRDefault="00000000">
            <w:pPr>
              <w:ind w:firstLine="0"/>
              <w:jc w:val="center"/>
            </w:pPr>
            <w:r>
              <w:t>3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0B1B5A70" w14:textId="77777777" w:rsidR="00701831" w:rsidRDefault="00000000">
            <w:pPr>
              <w:ind w:firstLine="0"/>
              <w:jc w:val="center"/>
            </w:pPr>
            <w:r>
              <w:t>Minggu 3-5</w:t>
            </w:r>
          </w:p>
        </w:tc>
        <w:tc>
          <w:tcPr>
            <w:tcW w:w="2595" w:type="dxa"/>
            <w:tcBorders>
              <w:top w:val="single" w:sz="8" w:space="0" w:color="000000"/>
              <w:left w:val="single" w:sz="8" w:space="0" w:color="000000"/>
              <w:bottom w:val="single" w:sz="8" w:space="0" w:color="000000"/>
              <w:right w:val="single" w:sz="8" w:space="0" w:color="000000"/>
            </w:tcBorders>
            <w:vAlign w:val="center"/>
          </w:tcPr>
          <w:p w14:paraId="33692CAA" w14:textId="77777777" w:rsidR="00701831" w:rsidRDefault="00000000">
            <w:pPr>
              <w:ind w:firstLine="0"/>
              <w:jc w:val="center"/>
            </w:pPr>
            <w:r>
              <w:t>Driver encoder, IMU, motor, UART siap</w:t>
            </w:r>
          </w:p>
        </w:tc>
      </w:tr>
      <w:tr w:rsidR="00701831" w14:paraId="7EF58E6D"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054880B" w14:textId="77777777" w:rsidR="00701831" w:rsidRDefault="00000000">
            <w:pPr>
              <w:ind w:firstLine="0"/>
              <w:jc w:val="center"/>
            </w:pPr>
            <w:r>
              <w:t>Hardware</w:t>
            </w:r>
          </w:p>
        </w:tc>
        <w:tc>
          <w:tcPr>
            <w:tcW w:w="1785" w:type="dxa"/>
            <w:tcBorders>
              <w:top w:val="single" w:sz="8" w:space="0" w:color="000000"/>
              <w:left w:val="single" w:sz="8" w:space="0" w:color="000000"/>
              <w:bottom w:val="single" w:sz="8" w:space="0" w:color="000000"/>
              <w:right w:val="single" w:sz="8" w:space="0" w:color="000000"/>
            </w:tcBorders>
            <w:vAlign w:val="center"/>
          </w:tcPr>
          <w:p w14:paraId="45F3AE5D" w14:textId="77777777" w:rsidR="00701831" w:rsidRDefault="00000000">
            <w:pPr>
              <w:ind w:firstLine="0"/>
              <w:jc w:val="center"/>
            </w:pPr>
            <w:r>
              <w:t>3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3075119C" w14:textId="77777777" w:rsidR="00701831" w:rsidRDefault="00000000">
            <w:pPr>
              <w:ind w:firstLine="0"/>
              <w:jc w:val="center"/>
            </w:pPr>
            <w:r>
              <w:t>Minggu 6-8</w:t>
            </w:r>
          </w:p>
        </w:tc>
        <w:tc>
          <w:tcPr>
            <w:tcW w:w="2595" w:type="dxa"/>
            <w:tcBorders>
              <w:top w:val="single" w:sz="8" w:space="0" w:color="000000"/>
              <w:left w:val="single" w:sz="8" w:space="0" w:color="000000"/>
              <w:bottom w:val="single" w:sz="8" w:space="0" w:color="000000"/>
              <w:right w:val="single" w:sz="8" w:space="0" w:color="000000"/>
            </w:tcBorders>
            <w:vAlign w:val="center"/>
          </w:tcPr>
          <w:p w14:paraId="16315E26" w14:textId="77777777" w:rsidR="00701831" w:rsidRDefault="00000000">
            <w:pPr>
              <w:ind w:firstLine="0"/>
              <w:jc w:val="center"/>
            </w:pPr>
            <w:r>
              <w:t>Modul pemetaan dan A* berjalan</w:t>
            </w:r>
          </w:p>
        </w:tc>
      </w:tr>
      <w:tr w:rsidR="00701831" w14:paraId="0CADC0BC"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2D65D566" w14:textId="77777777" w:rsidR="00701831" w:rsidRDefault="00000000">
            <w:pPr>
              <w:ind w:firstLine="0"/>
              <w:jc w:val="center"/>
            </w:pPr>
            <w:r>
              <w:t>Integrasi Sistem</w:t>
            </w:r>
          </w:p>
        </w:tc>
        <w:tc>
          <w:tcPr>
            <w:tcW w:w="1785" w:type="dxa"/>
            <w:tcBorders>
              <w:top w:val="single" w:sz="8" w:space="0" w:color="000000"/>
              <w:left w:val="single" w:sz="8" w:space="0" w:color="000000"/>
              <w:bottom w:val="single" w:sz="8" w:space="0" w:color="000000"/>
              <w:right w:val="single" w:sz="8" w:space="0" w:color="000000"/>
            </w:tcBorders>
            <w:vAlign w:val="center"/>
          </w:tcPr>
          <w:p w14:paraId="36B86FD0"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5CA65C85" w14:textId="77777777" w:rsidR="00701831" w:rsidRDefault="00000000">
            <w:pPr>
              <w:ind w:firstLine="0"/>
              <w:jc w:val="center"/>
            </w:pPr>
            <w:r>
              <w:t>Minggu 9-10</w:t>
            </w:r>
          </w:p>
        </w:tc>
        <w:tc>
          <w:tcPr>
            <w:tcW w:w="2595" w:type="dxa"/>
            <w:tcBorders>
              <w:top w:val="single" w:sz="8" w:space="0" w:color="000000"/>
              <w:left w:val="single" w:sz="8" w:space="0" w:color="000000"/>
              <w:bottom w:val="single" w:sz="8" w:space="0" w:color="000000"/>
              <w:right w:val="single" w:sz="8" w:space="0" w:color="000000"/>
            </w:tcBorders>
            <w:vAlign w:val="center"/>
          </w:tcPr>
          <w:p w14:paraId="753851F9" w14:textId="77777777" w:rsidR="00701831" w:rsidRDefault="00000000">
            <w:pPr>
              <w:ind w:firstLine="0"/>
              <w:jc w:val="center"/>
            </w:pPr>
            <w:r>
              <w:t>Koneksi UART dan kontrol lintasan teruji</w:t>
            </w:r>
          </w:p>
        </w:tc>
      </w:tr>
      <w:tr w:rsidR="00701831" w14:paraId="1D746BCA" w14:textId="77777777">
        <w:tc>
          <w:tcPr>
            <w:tcW w:w="2190" w:type="dxa"/>
            <w:tcBorders>
              <w:top w:val="single" w:sz="8" w:space="0" w:color="000000"/>
              <w:left w:val="single" w:sz="8" w:space="0" w:color="000000"/>
              <w:bottom w:val="single" w:sz="8" w:space="0" w:color="000000"/>
              <w:right w:val="single" w:sz="8" w:space="0" w:color="000000"/>
            </w:tcBorders>
            <w:vAlign w:val="center"/>
          </w:tcPr>
          <w:p w14:paraId="00C7A8C5" w14:textId="77777777" w:rsidR="00701831" w:rsidRDefault="00000000">
            <w:pPr>
              <w:ind w:firstLine="0"/>
              <w:jc w:val="center"/>
            </w:pPr>
            <w:r>
              <w:t>Uji Lapangan &amp; Tuning</w:t>
            </w:r>
          </w:p>
        </w:tc>
        <w:tc>
          <w:tcPr>
            <w:tcW w:w="1785" w:type="dxa"/>
            <w:tcBorders>
              <w:top w:val="single" w:sz="8" w:space="0" w:color="000000"/>
              <w:left w:val="single" w:sz="8" w:space="0" w:color="000000"/>
              <w:bottom w:val="single" w:sz="8" w:space="0" w:color="000000"/>
              <w:right w:val="single" w:sz="8" w:space="0" w:color="000000"/>
            </w:tcBorders>
            <w:vAlign w:val="center"/>
          </w:tcPr>
          <w:p w14:paraId="06A23116" w14:textId="77777777" w:rsidR="00701831" w:rsidRDefault="00000000">
            <w:pPr>
              <w:ind w:firstLine="0"/>
              <w:jc w:val="center"/>
            </w:pPr>
            <w:r>
              <w:t>2 minggu</w:t>
            </w:r>
          </w:p>
        </w:tc>
        <w:tc>
          <w:tcPr>
            <w:tcW w:w="2190" w:type="dxa"/>
            <w:tcBorders>
              <w:top w:val="single" w:sz="8" w:space="0" w:color="000000"/>
              <w:left w:val="single" w:sz="8" w:space="0" w:color="000000"/>
              <w:bottom w:val="single" w:sz="8" w:space="0" w:color="000000"/>
              <w:right w:val="single" w:sz="8" w:space="0" w:color="000000"/>
            </w:tcBorders>
            <w:vAlign w:val="center"/>
          </w:tcPr>
          <w:p w14:paraId="1741D038" w14:textId="77777777" w:rsidR="00701831" w:rsidRDefault="00000000">
            <w:pPr>
              <w:ind w:firstLine="0"/>
              <w:jc w:val="center"/>
            </w:pPr>
            <w:r>
              <w:t>Minggu 11-12</w:t>
            </w:r>
          </w:p>
        </w:tc>
        <w:tc>
          <w:tcPr>
            <w:tcW w:w="2595" w:type="dxa"/>
            <w:tcBorders>
              <w:top w:val="single" w:sz="8" w:space="0" w:color="000000"/>
              <w:left w:val="single" w:sz="8" w:space="0" w:color="000000"/>
              <w:bottom w:val="single" w:sz="8" w:space="0" w:color="000000"/>
              <w:right w:val="single" w:sz="8" w:space="0" w:color="000000"/>
            </w:tcBorders>
            <w:vAlign w:val="center"/>
          </w:tcPr>
          <w:p w14:paraId="52DDAE4C" w14:textId="77777777" w:rsidR="00701831" w:rsidRDefault="00000000">
            <w:pPr>
              <w:ind w:firstLine="0"/>
              <w:jc w:val="center"/>
            </w:pPr>
            <w:r>
              <w:t>Validasi navigasi otonom dan penghindaran rintangan</w:t>
            </w:r>
          </w:p>
        </w:tc>
      </w:tr>
    </w:tbl>
    <w:p w14:paraId="1657E9B2" w14:textId="77777777" w:rsidR="00701831" w:rsidRDefault="00000000">
      <w:pPr>
        <w:pStyle w:val="Heading3"/>
        <w:numPr>
          <w:ilvl w:val="0"/>
          <w:numId w:val="1"/>
        </w:numPr>
      </w:pPr>
      <w:r>
        <w:t>Rencana Pengujian</w:t>
      </w:r>
    </w:p>
    <w:p w14:paraId="45AD05D0" w14:textId="77777777" w:rsidR="00701831" w:rsidRDefault="00000000">
      <w:r>
        <w:t>Meliputi kalibrasi odometri, pengujian presisi EKF, pengujian akurasi peta SLAM, validasi obstacle avoidance dinamis, serta uji ketahanan koneksi antarmuka web.</w:t>
      </w:r>
    </w:p>
    <w:p w14:paraId="19C4E697" w14:textId="77777777" w:rsidR="00701831" w:rsidRDefault="00000000">
      <w:pPr>
        <w:pStyle w:val="Heading3"/>
        <w:numPr>
          <w:ilvl w:val="0"/>
          <w:numId w:val="1"/>
        </w:numPr>
      </w:pPr>
      <w:r>
        <w:t>Rencana Manajemen Risiko</w:t>
      </w:r>
    </w:p>
    <w:p w14:paraId="31CEE328" w14:textId="77777777" w:rsidR="00701831" w:rsidRDefault="00000000">
      <w:r>
        <w:t>1. Beban CPU tinggi: Mitigasi dengan optimasi node ROS 2 di i7-4600U.</w:t>
      </w:r>
    </w:p>
    <w:p w14:paraId="68ED4720" w14:textId="77777777" w:rsidR="00701831" w:rsidRDefault="00000000">
      <w:r>
        <w:t>2. Isu sinkronisasi waktu: Mitigasi dengan setup chrony/NTP.</w:t>
      </w:r>
    </w:p>
    <w:p w14:paraId="71CE8F68" w14:textId="77777777" w:rsidR="00701831" w:rsidRDefault="00000000">
      <w:r>
        <w:t>3. Drift odometri: Mitigasi dengan tuning EKF dan IMU.</w:t>
      </w:r>
    </w:p>
    <w:tbl>
      <w:tblPr>
        <w:tblStyle w:val="2"/>
        <w:tblW w:w="8775" w:type="dxa"/>
        <w:tblInd w:w="0" w:type="dxa"/>
        <w:tblLayout w:type="fixed"/>
        <w:tblLook w:val="0000" w:firstRow="0" w:lastRow="0" w:firstColumn="0" w:lastColumn="0" w:noHBand="0" w:noVBand="0"/>
      </w:tblPr>
      <w:tblGrid>
        <w:gridCol w:w="1755"/>
        <w:gridCol w:w="1440"/>
        <w:gridCol w:w="1605"/>
        <w:gridCol w:w="2220"/>
        <w:gridCol w:w="1755"/>
      </w:tblGrid>
      <w:tr w:rsidR="00701831" w14:paraId="5D4D6AE5"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C60817E" w14:textId="77777777" w:rsidR="00701831" w:rsidRDefault="00000000">
            <w:pPr>
              <w:ind w:firstLine="0"/>
              <w:jc w:val="center"/>
            </w:pPr>
            <w:r>
              <w:t>Risiko</w:t>
            </w:r>
          </w:p>
        </w:tc>
        <w:tc>
          <w:tcPr>
            <w:tcW w:w="1440" w:type="dxa"/>
            <w:tcBorders>
              <w:top w:val="single" w:sz="8" w:space="0" w:color="000000"/>
              <w:left w:val="single" w:sz="8" w:space="0" w:color="000000"/>
              <w:bottom w:val="single" w:sz="8" w:space="0" w:color="000000"/>
              <w:right w:val="single" w:sz="8" w:space="0" w:color="000000"/>
            </w:tcBorders>
            <w:vAlign w:val="center"/>
          </w:tcPr>
          <w:p w14:paraId="3D548A3A" w14:textId="77777777" w:rsidR="00701831" w:rsidRDefault="00000000">
            <w:pPr>
              <w:ind w:firstLine="0"/>
              <w:jc w:val="center"/>
            </w:pPr>
            <w:r>
              <w:t>Kemungkinan</w:t>
            </w:r>
          </w:p>
        </w:tc>
        <w:tc>
          <w:tcPr>
            <w:tcW w:w="1605" w:type="dxa"/>
            <w:tcBorders>
              <w:top w:val="single" w:sz="8" w:space="0" w:color="000000"/>
              <w:left w:val="single" w:sz="8" w:space="0" w:color="000000"/>
              <w:bottom w:val="single" w:sz="8" w:space="0" w:color="000000"/>
              <w:right w:val="single" w:sz="8" w:space="0" w:color="000000"/>
            </w:tcBorders>
            <w:vAlign w:val="center"/>
          </w:tcPr>
          <w:p w14:paraId="6F47A989" w14:textId="77777777" w:rsidR="00701831" w:rsidRDefault="00000000">
            <w:pPr>
              <w:ind w:firstLine="0"/>
              <w:jc w:val="center"/>
            </w:pPr>
            <w:r>
              <w:t>Dampak</w:t>
            </w:r>
          </w:p>
        </w:tc>
        <w:tc>
          <w:tcPr>
            <w:tcW w:w="2220" w:type="dxa"/>
            <w:tcBorders>
              <w:top w:val="single" w:sz="8" w:space="0" w:color="000000"/>
              <w:left w:val="single" w:sz="8" w:space="0" w:color="000000"/>
              <w:bottom w:val="single" w:sz="8" w:space="0" w:color="000000"/>
              <w:right w:val="single" w:sz="8" w:space="0" w:color="000000"/>
            </w:tcBorders>
            <w:vAlign w:val="center"/>
          </w:tcPr>
          <w:p w14:paraId="2B3FDE23" w14:textId="77777777" w:rsidR="00701831" w:rsidRDefault="00000000">
            <w:pPr>
              <w:ind w:firstLine="0"/>
              <w:jc w:val="center"/>
            </w:pPr>
            <w:r>
              <w:t>Mitigasi</w:t>
            </w:r>
          </w:p>
        </w:tc>
        <w:tc>
          <w:tcPr>
            <w:tcW w:w="1755" w:type="dxa"/>
            <w:tcBorders>
              <w:top w:val="single" w:sz="8" w:space="0" w:color="000000"/>
              <w:left w:val="single" w:sz="8" w:space="0" w:color="000000"/>
              <w:bottom w:val="single" w:sz="8" w:space="0" w:color="000000"/>
              <w:right w:val="single" w:sz="8" w:space="0" w:color="000000"/>
            </w:tcBorders>
            <w:vAlign w:val="center"/>
          </w:tcPr>
          <w:p w14:paraId="4C39B7CF" w14:textId="77777777" w:rsidR="00701831" w:rsidRDefault="00000000">
            <w:pPr>
              <w:ind w:firstLine="0"/>
              <w:jc w:val="center"/>
            </w:pPr>
            <w:r>
              <w:t>Status</w:t>
            </w:r>
          </w:p>
        </w:tc>
      </w:tr>
      <w:tr w:rsidR="00701831" w14:paraId="02D6E06D"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7E0AC634" w14:textId="77777777" w:rsidR="00701831" w:rsidRDefault="00000000">
            <w:pPr>
              <w:ind w:firstLine="0"/>
              <w:jc w:val="center"/>
            </w:pPr>
            <w:r>
              <w:t>Keterlambatan komponen</w:t>
            </w:r>
          </w:p>
        </w:tc>
        <w:tc>
          <w:tcPr>
            <w:tcW w:w="1440" w:type="dxa"/>
            <w:tcBorders>
              <w:top w:val="single" w:sz="8" w:space="0" w:color="000000"/>
              <w:left w:val="single" w:sz="8" w:space="0" w:color="000000"/>
              <w:bottom w:val="single" w:sz="8" w:space="0" w:color="000000"/>
              <w:right w:val="single" w:sz="8" w:space="0" w:color="000000"/>
            </w:tcBorders>
            <w:vAlign w:val="center"/>
          </w:tcPr>
          <w:p w14:paraId="7E62B21F" w14:textId="77777777" w:rsidR="00701831" w:rsidRDefault="00000000">
            <w:pPr>
              <w:ind w:firstLine="0"/>
              <w:jc w:val="center"/>
            </w:pPr>
            <w:r>
              <w:t>Rendah</w:t>
            </w:r>
          </w:p>
        </w:tc>
        <w:tc>
          <w:tcPr>
            <w:tcW w:w="1605" w:type="dxa"/>
            <w:tcBorders>
              <w:top w:val="single" w:sz="8" w:space="0" w:color="000000"/>
              <w:left w:val="single" w:sz="8" w:space="0" w:color="000000"/>
              <w:bottom w:val="single" w:sz="8" w:space="0" w:color="000000"/>
              <w:right w:val="single" w:sz="8" w:space="0" w:color="000000"/>
            </w:tcBorders>
            <w:vAlign w:val="center"/>
          </w:tcPr>
          <w:p w14:paraId="2B584B92" w14:textId="77777777" w:rsidR="00701831" w:rsidRDefault="00000000">
            <w:pPr>
              <w:ind w:firstLine="0"/>
              <w:jc w:val="center"/>
            </w:pPr>
            <w:r>
              <w:t>Sedang</w:t>
            </w:r>
          </w:p>
        </w:tc>
        <w:tc>
          <w:tcPr>
            <w:tcW w:w="2220" w:type="dxa"/>
            <w:tcBorders>
              <w:top w:val="single" w:sz="8" w:space="0" w:color="000000"/>
              <w:left w:val="single" w:sz="8" w:space="0" w:color="000000"/>
              <w:bottom w:val="single" w:sz="8" w:space="0" w:color="000000"/>
              <w:right w:val="single" w:sz="8" w:space="0" w:color="000000"/>
            </w:tcBorders>
            <w:vAlign w:val="center"/>
          </w:tcPr>
          <w:p w14:paraId="7557E0B3" w14:textId="77777777" w:rsidR="00701831" w:rsidRDefault="00000000">
            <w:pPr>
              <w:ind w:firstLine="0"/>
              <w:jc w:val="center"/>
            </w:pPr>
            <w:r>
              <w:t>Pesan cadangan, gunakan alternatif komponen</w:t>
            </w:r>
          </w:p>
        </w:tc>
        <w:tc>
          <w:tcPr>
            <w:tcW w:w="1755" w:type="dxa"/>
            <w:tcBorders>
              <w:top w:val="single" w:sz="8" w:space="0" w:color="000000"/>
              <w:left w:val="single" w:sz="8" w:space="0" w:color="000000"/>
              <w:bottom w:val="single" w:sz="8" w:space="0" w:color="000000"/>
              <w:right w:val="single" w:sz="8" w:space="0" w:color="000000"/>
            </w:tcBorders>
            <w:vAlign w:val="center"/>
          </w:tcPr>
          <w:p w14:paraId="475429DD" w14:textId="77777777" w:rsidR="00701831" w:rsidRDefault="00000000">
            <w:pPr>
              <w:ind w:firstLine="0"/>
              <w:jc w:val="center"/>
            </w:pPr>
            <w:r>
              <w:t>Dalam pemantauan</w:t>
            </w:r>
          </w:p>
        </w:tc>
      </w:tr>
      <w:tr w:rsidR="00701831" w14:paraId="0A69E3AF"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086C609C" w14:textId="77777777" w:rsidR="00701831" w:rsidRDefault="00000000">
            <w:pPr>
              <w:ind w:firstLine="0"/>
              <w:jc w:val="center"/>
            </w:pPr>
            <w:r>
              <w:t>Noise sensor</w:t>
            </w:r>
          </w:p>
        </w:tc>
        <w:tc>
          <w:tcPr>
            <w:tcW w:w="1440" w:type="dxa"/>
            <w:tcBorders>
              <w:top w:val="single" w:sz="8" w:space="0" w:color="000000"/>
              <w:left w:val="single" w:sz="8" w:space="0" w:color="000000"/>
              <w:bottom w:val="single" w:sz="8" w:space="0" w:color="000000"/>
              <w:right w:val="single" w:sz="8" w:space="0" w:color="000000"/>
            </w:tcBorders>
            <w:vAlign w:val="center"/>
          </w:tcPr>
          <w:p w14:paraId="40C2FE31" w14:textId="77777777" w:rsidR="00701831" w:rsidRDefault="00000000">
            <w:pPr>
              <w:ind w:firstLine="0"/>
              <w:jc w:val="center"/>
            </w:pPr>
            <w:r>
              <w:t>Tinggi</w:t>
            </w:r>
          </w:p>
        </w:tc>
        <w:tc>
          <w:tcPr>
            <w:tcW w:w="1605" w:type="dxa"/>
            <w:tcBorders>
              <w:top w:val="single" w:sz="8" w:space="0" w:color="000000"/>
              <w:left w:val="single" w:sz="8" w:space="0" w:color="000000"/>
              <w:bottom w:val="single" w:sz="8" w:space="0" w:color="000000"/>
              <w:right w:val="single" w:sz="8" w:space="0" w:color="000000"/>
            </w:tcBorders>
            <w:vAlign w:val="center"/>
          </w:tcPr>
          <w:p w14:paraId="139E6D25" w14:textId="77777777" w:rsidR="00701831" w:rsidRDefault="00000000">
            <w:pPr>
              <w:ind w:firstLine="0"/>
              <w:jc w:val="center"/>
            </w:pPr>
            <w:r>
              <w:t>Sedang</w:t>
            </w:r>
          </w:p>
        </w:tc>
        <w:tc>
          <w:tcPr>
            <w:tcW w:w="2220" w:type="dxa"/>
            <w:tcBorders>
              <w:top w:val="single" w:sz="8" w:space="0" w:color="000000"/>
              <w:left w:val="single" w:sz="8" w:space="0" w:color="000000"/>
              <w:bottom w:val="single" w:sz="8" w:space="0" w:color="000000"/>
              <w:right w:val="single" w:sz="8" w:space="0" w:color="000000"/>
            </w:tcBorders>
            <w:vAlign w:val="center"/>
          </w:tcPr>
          <w:p w14:paraId="3FCDD658" w14:textId="77777777" w:rsidR="00701831" w:rsidRDefault="00000000">
            <w:pPr>
              <w:ind w:firstLine="0"/>
              <w:jc w:val="center"/>
            </w:pPr>
            <w:r>
              <w:t>Tambahkan filter elektronik dan kalibrasi rutin</w:t>
            </w:r>
          </w:p>
        </w:tc>
        <w:tc>
          <w:tcPr>
            <w:tcW w:w="1755" w:type="dxa"/>
            <w:tcBorders>
              <w:top w:val="single" w:sz="8" w:space="0" w:color="000000"/>
              <w:left w:val="single" w:sz="8" w:space="0" w:color="000000"/>
              <w:bottom w:val="single" w:sz="8" w:space="0" w:color="000000"/>
              <w:right w:val="single" w:sz="8" w:space="0" w:color="000000"/>
            </w:tcBorders>
            <w:vAlign w:val="center"/>
          </w:tcPr>
          <w:p w14:paraId="56A4C6C2" w14:textId="77777777" w:rsidR="00701831" w:rsidRDefault="00000000">
            <w:pPr>
              <w:ind w:firstLine="0"/>
              <w:jc w:val="center"/>
            </w:pPr>
            <w:r>
              <w:t>Perlu uji coba</w:t>
            </w:r>
          </w:p>
        </w:tc>
      </w:tr>
      <w:tr w:rsidR="00701831" w14:paraId="3108675B"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B5076EF" w14:textId="77777777" w:rsidR="00701831" w:rsidRDefault="00000000">
            <w:pPr>
              <w:ind w:firstLine="0"/>
              <w:jc w:val="center"/>
            </w:pPr>
            <w:r>
              <w:t>Gangguan komunikasi UART</w:t>
            </w:r>
          </w:p>
        </w:tc>
        <w:tc>
          <w:tcPr>
            <w:tcW w:w="1440" w:type="dxa"/>
            <w:tcBorders>
              <w:top w:val="single" w:sz="8" w:space="0" w:color="000000"/>
              <w:left w:val="single" w:sz="8" w:space="0" w:color="000000"/>
              <w:bottom w:val="single" w:sz="8" w:space="0" w:color="000000"/>
              <w:right w:val="single" w:sz="8" w:space="0" w:color="000000"/>
            </w:tcBorders>
            <w:vAlign w:val="center"/>
          </w:tcPr>
          <w:p w14:paraId="78EF77CD" w14:textId="77777777" w:rsidR="00701831" w:rsidRDefault="00000000">
            <w:pPr>
              <w:ind w:firstLine="0"/>
              <w:jc w:val="center"/>
            </w:pPr>
            <w:r>
              <w:t>Sedang</w:t>
            </w:r>
          </w:p>
        </w:tc>
        <w:tc>
          <w:tcPr>
            <w:tcW w:w="1605" w:type="dxa"/>
            <w:tcBorders>
              <w:top w:val="single" w:sz="8" w:space="0" w:color="000000"/>
              <w:left w:val="single" w:sz="8" w:space="0" w:color="000000"/>
              <w:bottom w:val="single" w:sz="8" w:space="0" w:color="000000"/>
              <w:right w:val="single" w:sz="8" w:space="0" w:color="000000"/>
            </w:tcBorders>
            <w:vAlign w:val="center"/>
          </w:tcPr>
          <w:p w14:paraId="15D3F088"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7EBF4B06" w14:textId="77777777" w:rsidR="00701831" w:rsidRDefault="00000000">
            <w:pPr>
              <w:ind w:firstLine="0"/>
              <w:jc w:val="center"/>
            </w:pPr>
            <w:r>
              <w:t>Gunakan framing CRC, rate limit, dan watchdog timer</w:t>
            </w:r>
          </w:p>
        </w:tc>
        <w:tc>
          <w:tcPr>
            <w:tcW w:w="1755" w:type="dxa"/>
            <w:tcBorders>
              <w:top w:val="single" w:sz="8" w:space="0" w:color="000000"/>
              <w:left w:val="single" w:sz="8" w:space="0" w:color="000000"/>
              <w:bottom w:val="single" w:sz="8" w:space="0" w:color="000000"/>
              <w:right w:val="single" w:sz="8" w:space="0" w:color="000000"/>
            </w:tcBorders>
            <w:vAlign w:val="center"/>
          </w:tcPr>
          <w:p w14:paraId="0BAE192C" w14:textId="77777777" w:rsidR="00701831" w:rsidRDefault="00000000">
            <w:pPr>
              <w:ind w:firstLine="0"/>
              <w:jc w:val="center"/>
            </w:pPr>
            <w:r>
              <w:t>Direncanakan</w:t>
            </w:r>
          </w:p>
        </w:tc>
      </w:tr>
      <w:tr w:rsidR="00701831" w14:paraId="24C761FB"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2A71D4A5" w14:textId="77777777" w:rsidR="00701831" w:rsidRDefault="00000000">
            <w:pPr>
              <w:ind w:firstLine="0"/>
              <w:jc w:val="center"/>
              <w:rPr>
                <w:i/>
                <w:iCs/>
              </w:rPr>
            </w:pPr>
            <w:r>
              <w:rPr>
                <w:i/>
                <w:iCs/>
              </w:rPr>
              <w:t>Drift odometry</w:t>
            </w:r>
          </w:p>
        </w:tc>
        <w:tc>
          <w:tcPr>
            <w:tcW w:w="1440" w:type="dxa"/>
            <w:tcBorders>
              <w:top w:val="single" w:sz="8" w:space="0" w:color="000000"/>
              <w:left w:val="single" w:sz="8" w:space="0" w:color="000000"/>
              <w:bottom w:val="single" w:sz="8" w:space="0" w:color="000000"/>
              <w:right w:val="single" w:sz="8" w:space="0" w:color="000000"/>
            </w:tcBorders>
            <w:vAlign w:val="center"/>
          </w:tcPr>
          <w:p w14:paraId="6BF77576" w14:textId="77777777" w:rsidR="00701831" w:rsidRDefault="00000000">
            <w:pPr>
              <w:ind w:firstLine="0"/>
              <w:jc w:val="center"/>
            </w:pPr>
            <w:r>
              <w:t>Tinggi</w:t>
            </w:r>
          </w:p>
        </w:tc>
        <w:tc>
          <w:tcPr>
            <w:tcW w:w="1605" w:type="dxa"/>
            <w:tcBorders>
              <w:top w:val="single" w:sz="8" w:space="0" w:color="000000"/>
              <w:left w:val="single" w:sz="8" w:space="0" w:color="000000"/>
              <w:bottom w:val="single" w:sz="8" w:space="0" w:color="000000"/>
              <w:right w:val="single" w:sz="8" w:space="0" w:color="000000"/>
            </w:tcBorders>
            <w:vAlign w:val="center"/>
          </w:tcPr>
          <w:p w14:paraId="0F622090"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4287EEFB" w14:textId="77777777" w:rsidR="00701831" w:rsidRDefault="00000000">
            <w:pPr>
              <w:ind w:firstLine="0"/>
              <w:jc w:val="center"/>
            </w:pPr>
            <w:r>
              <w:t>Fusion IMU+encoder dan ICP scan matching</w:t>
            </w:r>
          </w:p>
        </w:tc>
        <w:tc>
          <w:tcPr>
            <w:tcW w:w="1755" w:type="dxa"/>
            <w:tcBorders>
              <w:top w:val="single" w:sz="8" w:space="0" w:color="000000"/>
              <w:left w:val="single" w:sz="8" w:space="0" w:color="000000"/>
              <w:bottom w:val="single" w:sz="8" w:space="0" w:color="000000"/>
              <w:right w:val="single" w:sz="8" w:space="0" w:color="000000"/>
            </w:tcBorders>
            <w:vAlign w:val="center"/>
          </w:tcPr>
          <w:p w14:paraId="73E7F5A3" w14:textId="77777777" w:rsidR="00701831" w:rsidRDefault="00000000">
            <w:pPr>
              <w:ind w:firstLine="0"/>
              <w:jc w:val="center"/>
            </w:pPr>
            <w:r>
              <w:t>Perlu validasi</w:t>
            </w:r>
          </w:p>
        </w:tc>
      </w:tr>
      <w:tr w:rsidR="00701831" w14:paraId="678C69F6" w14:textId="77777777">
        <w:tc>
          <w:tcPr>
            <w:tcW w:w="1755" w:type="dxa"/>
            <w:tcBorders>
              <w:top w:val="single" w:sz="8" w:space="0" w:color="000000"/>
              <w:left w:val="single" w:sz="8" w:space="0" w:color="000000"/>
              <w:bottom w:val="single" w:sz="8" w:space="0" w:color="000000"/>
              <w:right w:val="single" w:sz="8" w:space="0" w:color="000000"/>
            </w:tcBorders>
            <w:vAlign w:val="center"/>
          </w:tcPr>
          <w:p w14:paraId="1006A617" w14:textId="77777777" w:rsidR="00701831" w:rsidRDefault="00000000">
            <w:pPr>
              <w:ind w:firstLine="0"/>
              <w:jc w:val="center"/>
            </w:pPr>
            <w:r>
              <w:t>Masalah daya</w:t>
            </w:r>
          </w:p>
        </w:tc>
        <w:tc>
          <w:tcPr>
            <w:tcW w:w="1440" w:type="dxa"/>
            <w:tcBorders>
              <w:top w:val="single" w:sz="8" w:space="0" w:color="000000"/>
              <w:left w:val="single" w:sz="8" w:space="0" w:color="000000"/>
              <w:bottom w:val="single" w:sz="8" w:space="0" w:color="000000"/>
              <w:right w:val="single" w:sz="8" w:space="0" w:color="000000"/>
            </w:tcBorders>
            <w:vAlign w:val="center"/>
          </w:tcPr>
          <w:p w14:paraId="6A1E73E7" w14:textId="77777777" w:rsidR="00701831" w:rsidRDefault="00000000">
            <w:pPr>
              <w:ind w:firstLine="0"/>
              <w:jc w:val="center"/>
            </w:pPr>
            <w:r>
              <w:t>Sedang</w:t>
            </w:r>
          </w:p>
        </w:tc>
        <w:tc>
          <w:tcPr>
            <w:tcW w:w="1605" w:type="dxa"/>
            <w:tcBorders>
              <w:top w:val="single" w:sz="8" w:space="0" w:color="000000"/>
              <w:left w:val="single" w:sz="8" w:space="0" w:color="000000"/>
              <w:bottom w:val="single" w:sz="8" w:space="0" w:color="000000"/>
              <w:right w:val="single" w:sz="8" w:space="0" w:color="000000"/>
            </w:tcBorders>
            <w:vAlign w:val="center"/>
          </w:tcPr>
          <w:p w14:paraId="2D5163EC" w14:textId="77777777" w:rsidR="00701831" w:rsidRDefault="00000000">
            <w:pPr>
              <w:ind w:firstLine="0"/>
              <w:jc w:val="center"/>
            </w:pPr>
            <w:r>
              <w:t>Tinggi</w:t>
            </w:r>
          </w:p>
        </w:tc>
        <w:tc>
          <w:tcPr>
            <w:tcW w:w="2220" w:type="dxa"/>
            <w:tcBorders>
              <w:top w:val="single" w:sz="8" w:space="0" w:color="000000"/>
              <w:left w:val="single" w:sz="8" w:space="0" w:color="000000"/>
              <w:bottom w:val="single" w:sz="8" w:space="0" w:color="000000"/>
              <w:right w:val="single" w:sz="8" w:space="0" w:color="000000"/>
            </w:tcBorders>
            <w:vAlign w:val="center"/>
          </w:tcPr>
          <w:p w14:paraId="26732A01" w14:textId="77777777" w:rsidR="00701831" w:rsidRDefault="00000000">
            <w:pPr>
              <w:ind w:firstLine="0"/>
              <w:jc w:val="center"/>
            </w:pPr>
            <w:r>
              <w:t>Gunakan buck converter terpisah dan star ground</w:t>
            </w:r>
          </w:p>
        </w:tc>
        <w:tc>
          <w:tcPr>
            <w:tcW w:w="1755" w:type="dxa"/>
            <w:tcBorders>
              <w:top w:val="single" w:sz="8" w:space="0" w:color="000000"/>
              <w:left w:val="single" w:sz="8" w:space="0" w:color="000000"/>
              <w:bottom w:val="single" w:sz="8" w:space="0" w:color="000000"/>
              <w:right w:val="single" w:sz="8" w:space="0" w:color="000000"/>
            </w:tcBorders>
            <w:vAlign w:val="center"/>
          </w:tcPr>
          <w:p w14:paraId="2B1F36F7" w14:textId="77777777" w:rsidR="00701831" w:rsidRDefault="00000000">
            <w:pPr>
              <w:ind w:firstLine="0"/>
              <w:jc w:val="center"/>
            </w:pPr>
            <w:r>
              <w:t>Dalam desain</w:t>
            </w:r>
          </w:p>
        </w:tc>
      </w:tr>
    </w:tbl>
    <w:p w14:paraId="10C9E01B" w14:textId="77777777" w:rsidR="00701831" w:rsidRDefault="00000000">
      <w:pPr>
        <w:pStyle w:val="Heading1"/>
      </w:pPr>
      <w:bookmarkStart w:id="18" w:name="_heading=h.2g8tl0oc5vul" w:colFirst="0" w:colLast="0"/>
      <w:bookmarkEnd w:id="18"/>
      <w:r>
        <w:t>3. LAPORAN KEMAJUAN</w:t>
      </w:r>
    </w:p>
    <w:p w14:paraId="2BA72834" w14:textId="77777777" w:rsidR="00701831" w:rsidRDefault="00000000">
      <w:r>
        <w:t>AMR Arya telah berhasil diintegrasikan dengan arsitektur ROS 2 Humble. Modul low-level beroperasi stabil, sementara SLAM Toolbox dan Nav2 telah berfungsi mengarahkan robot pada lingkungan uji. Antarmuka web (arya_web_interface) juga telah fungsional sebagai pusat komando.</w:t>
      </w:r>
    </w:p>
    <w:p w14:paraId="46BE15CD" w14:textId="77777777" w:rsidR="00701831" w:rsidRDefault="00000000">
      <w:pPr>
        <w:pStyle w:val="Heading1"/>
      </w:pPr>
      <w:bookmarkStart w:id="19" w:name="_heading=h.kmka3a3n5jkq" w:colFirst="0" w:colLast="0"/>
      <w:bookmarkEnd w:id="19"/>
      <w:r>
        <w:t>4. KESIMPULAN</w:t>
      </w:r>
    </w:p>
    <w:p w14:paraId="05573B2F" w14:textId="77777777" w:rsidR="00701831" w:rsidRDefault="00000000">
      <w:r>
        <w:lastRenderedPageBreak/>
        <w:t>Peralihan menuju AMR Arya dengan kapabilitas komputasi Mini PC i7-4600U dan arsitektur ROS 2 memberikan keandalan navigasi yang dinamis. Desain ini menghapus keterbatasan infrastruktur fisik yang selama ini membebani operasional AGV lama di PT. XYZ.</w:t>
      </w:r>
    </w:p>
    <w:sectPr w:rsidR="00701831">
      <w:footerReference w:type="default" r:id="rId13"/>
      <w:pgSz w:w="11909" w:h="16834"/>
      <w:pgMar w:top="1440" w:right="1440" w:bottom="1440" w:left="1728" w:header="720" w:footer="56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4EB5" w14:textId="77777777" w:rsidR="006D53C5" w:rsidRDefault="006D53C5">
      <w:pPr>
        <w:spacing w:line="240" w:lineRule="auto"/>
      </w:pPr>
      <w:r>
        <w:separator/>
      </w:r>
    </w:p>
  </w:endnote>
  <w:endnote w:type="continuationSeparator" w:id="0">
    <w:p w14:paraId="38184EFF" w14:textId="77777777" w:rsidR="006D53C5" w:rsidRDefault="006D5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1A24930-5D91-408A-A38E-15122D1E4A50}"/>
  </w:font>
  <w:font w:name="Calibri">
    <w:panose1 w:val="020F0502020204030204"/>
    <w:charset w:val="00"/>
    <w:family w:val="swiss"/>
    <w:pitch w:val="variable"/>
    <w:sig w:usb0="E4002EFF" w:usb1="C200247B" w:usb2="00000009" w:usb3="00000000" w:csb0="000001FF" w:csb1="00000000"/>
    <w:embedRegular r:id="rId2" w:fontKey="{530422B7-AF55-4EDA-8844-3D6711FED125}"/>
  </w:font>
  <w:font w:name="Cambria">
    <w:panose1 w:val="02040503050406030204"/>
    <w:charset w:val="00"/>
    <w:family w:val="roman"/>
    <w:pitch w:val="variable"/>
    <w:sig w:usb0="E00006FF" w:usb1="420024FF" w:usb2="02000000" w:usb3="00000000" w:csb0="0000019F" w:csb1="00000000"/>
    <w:embedRegular r:id="rId3" w:fontKey="{04709F5F-E075-41C5-99AD-81F9CCF974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3FF9" w14:textId="77777777" w:rsidR="00701831" w:rsidRDefault="00701831">
    <w:pPr>
      <w:widowControl w:val="0"/>
      <w:pBdr>
        <w:top w:val="nil"/>
        <w:left w:val="nil"/>
        <w:bottom w:val="nil"/>
        <w:right w:val="nil"/>
        <w:between w:val="nil"/>
      </w:pBdr>
      <w:jc w:val="left"/>
      <w:rPr>
        <w:i/>
        <w:iCs/>
        <w:color w:val="4F81BD"/>
      </w:rPr>
    </w:pPr>
  </w:p>
  <w:tbl>
    <w:tblPr>
      <w:tblStyle w:val="1"/>
      <w:tblW w:w="901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7"/>
      <w:gridCol w:w="1350"/>
      <w:gridCol w:w="2070"/>
      <w:gridCol w:w="1980"/>
    </w:tblGrid>
    <w:tr w:rsidR="00701831" w14:paraId="6E4A47D7" w14:textId="77777777">
      <w:trPr>
        <w:cantSplit/>
      </w:trPr>
      <w:tc>
        <w:tcPr>
          <w:tcW w:w="3617" w:type="dxa"/>
          <w:tcBorders>
            <w:top w:val="single" w:sz="6" w:space="0" w:color="000000"/>
            <w:left w:val="single" w:sz="6" w:space="0" w:color="000000"/>
            <w:bottom w:val="single" w:sz="6" w:space="0" w:color="000000"/>
          </w:tcBorders>
          <w:shd w:val="clear" w:color="auto" w:fill="F2F2F2"/>
        </w:tcPr>
        <w:p w14:paraId="27EF0C19" w14:textId="77777777" w:rsidR="00701831" w:rsidRDefault="00000000">
          <w:pPr>
            <w:ind w:firstLine="0"/>
            <w:jc w:val="left"/>
            <w:rPr>
              <w:sz w:val="18"/>
              <w:szCs w:val="18"/>
            </w:rPr>
          </w:pPr>
          <w:r>
            <w:rPr>
              <w:sz w:val="18"/>
              <w:szCs w:val="18"/>
            </w:rPr>
            <w:t>Jenis Dokumen: Preliminary Design Review</w:t>
          </w:r>
        </w:p>
      </w:tc>
      <w:tc>
        <w:tcPr>
          <w:tcW w:w="1350" w:type="dxa"/>
          <w:tcBorders>
            <w:top w:val="single" w:sz="6" w:space="0" w:color="000000"/>
            <w:bottom w:val="single" w:sz="6" w:space="0" w:color="000000"/>
          </w:tcBorders>
          <w:shd w:val="clear" w:color="auto" w:fill="F2F2F2"/>
        </w:tcPr>
        <w:p w14:paraId="18AFF05A" w14:textId="77777777" w:rsidR="00701831" w:rsidRDefault="00000000">
          <w:pPr>
            <w:ind w:firstLine="0"/>
            <w:jc w:val="left"/>
            <w:rPr>
              <w:sz w:val="18"/>
              <w:szCs w:val="18"/>
            </w:rPr>
          </w:pPr>
          <w:r>
            <w:rPr>
              <w:sz w:val="18"/>
              <w:szCs w:val="18"/>
            </w:rPr>
            <w:t>No.Revisi: -</w:t>
          </w:r>
        </w:p>
      </w:tc>
      <w:tc>
        <w:tcPr>
          <w:tcW w:w="2070" w:type="dxa"/>
          <w:tcBorders>
            <w:top w:val="single" w:sz="6" w:space="0" w:color="000000"/>
            <w:bottom w:val="single" w:sz="6" w:space="0" w:color="000000"/>
          </w:tcBorders>
          <w:shd w:val="clear" w:color="auto" w:fill="F2F2F2"/>
        </w:tcPr>
        <w:p w14:paraId="30A47B4C" w14:textId="77777777" w:rsidR="00701831" w:rsidRDefault="00000000">
          <w:pPr>
            <w:ind w:firstLine="0"/>
            <w:jc w:val="left"/>
            <w:rPr>
              <w:sz w:val="18"/>
              <w:szCs w:val="18"/>
            </w:rPr>
          </w:pPr>
          <w:r>
            <w:rPr>
              <w:sz w:val="18"/>
              <w:szCs w:val="18"/>
            </w:rPr>
            <w:t>Tanggal: 05/06/2026</w:t>
          </w:r>
        </w:p>
      </w:tc>
      <w:tc>
        <w:tcPr>
          <w:tcW w:w="1980" w:type="dxa"/>
          <w:tcBorders>
            <w:top w:val="single" w:sz="6" w:space="0" w:color="000000"/>
            <w:bottom w:val="single" w:sz="6" w:space="0" w:color="000000"/>
            <w:right w:val="single" w:sz="6" w:space="0" w:color="000000"/>
          </w:tcBorders>
          <w:shd w:val="clear" w:color="auto" w:fill="F2F2F2"/>
        </w:tcPr>
        <w:p w14:paraId="311ADAD7" w14:textId="77777777" w:rsidR="00701831" w:rsidRDefault="00000000">
          <w:pPr>
            <w:ind w:firstLine="0"/>
            <w:jc w:val="left"/>
            <w:rPr>
              <w:sz w:val="18"/>
              <w:szCs w:val="18"/>
            </w:rP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26341F">
            <w:rPr>
              <w:noProof/>
              <w:sz w:val="18"/>
              <w:szCs w:val="18"/>
            </w:rPr>
            <w:t>1</w:t>
          </w:r>
          <w:r>
            <w:rPr>
              <w:sz w:val="18"/>
              <w:szCs w:val="18"/>
            </w:rPr>
            <w:fldChar w:fldCharType="end"/>
          </w:r>
          <w:r>
            <w:rPr>
              <w:sz w:val="18"/>
              <w:szCs w:val="18"/>
            </w:rPr>
            <w:t xml:space="preserve"> dari </w:t>
          </w:r>
          <w:r>
            <w:rPr>
              <w:sz w:val="18"/>
              <w:szCs w:val="18"/>
            </w:rPr>
            <w:fldChar w:fldCharType="begin"/>
          </w:r>
          <w:r>
            <w:rPr>
              <w:sz w:val="18"/>
              <w:szCs w:val="18"/>
            </w:rPr>
            <w:instrText>NUMPAGES</w:instrText>
          </w:r>
          <w:r>
            <w:rPr>
              <w:sz w:val="18"/>
              <w:szCs w:val="18"/>
            </w:rPr>
            <w:fldChar w:fldCharType="separate"/>
          </w:r>
          <w:r w:rsidR="0026341F">
            <w:rPr>
              <w:noProof/>
              <w:sz w:val="18"/>
              <w:szCs w:val="18"/>
            </w:rPr>
            <w:t>2</w:t>
          </w:r>
          <w:r>
            <w:rPr>
              <w:sz w:val="18"/>
              <w:szCs w:val="18"/>
            </w:rPr>
            <w:fldChar w:fldCharType="end"/>
          </w:r>
        </w:p>
      </w:tc>
    </w:tr>
  </w:tbl>
  <w:p w14:paraId="32B2E5DD" w14:textId="77777777" w:rsidR="00701831" w:rsidRDefault="00000000">
    <w:pPr>
      <w:ind w:left="540" w:right="-403" w:hanging="540"/>
      <w:rPr>
        <w:sz w:val="16"/>
        <w:szCs w:val="16"/>
      </w:rPr>
    </w:pPr>
    <w:r>
      <w:rPr>
        <w:sz w:val="16"/>
        <w:szCs w:val="16"/>
      </w:rPr>
      <w:t xml:space="preserve">© 2024 Prodi Teknik Robotika dan Kecerdasan Buatan Universitas Airlangga. </w:t>
    </w:r>
  </w:p>
  <w:p w14:paraId="14291259" w14:textId="77777777" w:rsidR="00701831" w:rsidRDefault="00000000">
    <w:pPr>
      <w:ind w:left="540" w:right="-79" w:firstLine="0"/>
      <w:rPr>
        <w:sz w:val="16"/>
        <w:szCs w:val="16"/>
      </w:rPr>
    </w:pPr>
    <w:r>
      <w:rPr>
        <w:sz w:val="16"/>
        <w:szCs w:val="16"/>
      </w:rPr>
      <w:t>Pengungkapan dan penggunaan seluruh isi dokumen hanya dapat dilakukan atas izin tertulis Prodi Teknik Robotika dan Kecerdasan Buatan Universitas Airlangga, Kampus C Mulyorejo Surabaya 601, Indonesia.</w:t>
    </w:r>
  </w:p>
  <w:p w14:paraId="06B1A99E" w14:textId="77777777" w:rsidR="00701831" w:rsidRDefault="0070183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AF04" w14:textId="77777777" w:rsidR="006D53C5" w:rsidRDefault="006D53C5">
      <w:pPr>
        <w:spacing w:line="240" w:lineRule="auto"/>
      </w:pPr>
      <w:r>
        <w:separator/>
      </w:r>
    </w:p>
  </w:footnote>
  <w:footnote w:type="continuationSeparator" w:id="0">
    <w:p w14:paraId="2EED5D2E" w14:textId="77777777" w:rsidR="006D53C5" w:rsidRDefault="006D5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092"/>
    <w:multiLevelType w:val="multilevel"/>
    <w:tmpl w:val="83908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EC4C78"/>
    <w:multiLevelType w:val="multilevel"/>
    <w:tmpl w:val="2CD2C866"/>
    <w:lvl w:ilvl="0">
      <w:start w:val="1"/>
      <w:numFmt w:val="decimal"/>
      <w:lvlText w:val="2.6.%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AD77DD"/>
    <w:multiLevelType w:val="multilevel"/>
    <w:tmpl w:val="2A36D0C2"/>
    <w:lvl w:ilvl="0">
      <w:start w:val="1"/>
      <w:numFmt w:val="decimal"/>
      <w:lvlText w:val="%1."/>
      <w:lvlJc w:val="right"/>
      <w:pPr>
        <w:ind w:left="0"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9BF3583"/>
    <w:multiLevelType w:val="multilevel"/>
    <w:tmpl w:val="25465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268A7"/>
    <w:multiLevelType w:val="multilevel"/>
    <w:tmpl w:val="57303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F35E90"/>
    <w:multiLevelType w:val="multilevel"/>
    <w:tmpl w:val="FE1068F6"/>
    <w:lvl w:ilvl="0">
      <w:start w:val="1"/>
      <w:numFmt w:val="decimal"/>
      <w:lvlText w:val="2.5.%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491716"/>
    <w:multiLevelType w:val="hybridMultilevel"/>
    <w:tmpl w:val="A230B24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7987E11"/>
    <w:multiLevelType w:val="multilevel"/>
    <w:tmpl w:val="72B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85D40"/>
    <w:multiLevelType w:val="hybridMultilevel"/>
    <w:tmpl w:val="38125DD8"/>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43596B30"/>
    <w:multiLevelType w:val="multilevel"/>
    <w:tmpl w:val="A2D2C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D9049E0"/>
    <w:multiLevelType w:val="hybridMultilevel"/>
    <w:tmpl w:val="1E7C00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D9179BA"/>
    <w:multiLevelType w:val="multilevel"/>
    <w:tmpl w:val="4BDCB086"/>
    <w:lvl w:ilvl="0">
      <w:start w:val="1"/>
      <w:numFmt w:val="decimal"/>
      <w:lvlText w:val="%1."/>
      <w:lvlJc w:val="right"/>
      <w:pPr>
        <w:ind w:left="0" w:hanging="360"/>
      </w:pPr>
      <w:rPr>
        <w:u w:val="none"/>
      </w:rPr>
    </w:lvl>
    <w:lvl w:ilvl="1">
      <w:start w:val="1"/>
      <w:numFmt w:val="decimal"/>
      <w:lvlText w:val="%2."/>
      <w:lvlJc w:val="left"/>
      <w:pPr>
        <w:ind w:left="567" w:hanging="360"/>
      </w:p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508C5EEE"/>
    <w:multiLevelType w:val="hybridMultilevel"/>
    <w:tmpl w:val="29D4FE8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497670F"/>
    <w:multiLevelType w:val="multilevel"/>
    <w:tmpl w:val="CD7248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CE21C15"/>
    <w:multiLevelType w:val="multilevel"/>
    <w:tmpl w:val="2A36D0C2"/>
    <w:lvl w:ilvl="0">
      <w:start w:val="1"/>
      <w:numFmt w:val="decimal"/>
      <w:lvlText w:val="%1."/>
      <w:lvlJc w:val="right"/>
      <w:pPr>
        <w:ind w:left="0" w:hanging="360"/>
      </w:pPr>
      <w:rPr>
        <w:u w:val="none"/>
      </w:rPr>
    </w:lvl>
    <w:lvl w:ilvl="1">
      <w:start w:val="1"/>
      <w:numFmt w:val="decimal"/>
      <w:lvlText w:val="%1.%2."/>
      <w:lvlJc w:val="right"/>
      <w:pPr>
        <w:ind w:left="566" w:hanging="359"/>
      </w:pPr>
      <w:rPr>
        <w:u w:val="none"/>
      </w:rPr>
    </w:lvl>
    <w:lvl w:ilvl="2">
      <w:start w:val="1"/>
      <w:numFmt w:val="decimal"/>
      <w:lvlText w:val="%1.%2.%3."/>
      <w:lvlJc w:val="right"/>
      <w:pPr>
        <w:ind w:left="850" w:hanging="359"/>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62273CB9"/>
    <w:multiLevelType w:val="multilevel"/>
    <w:tmpl w:val="FE1068F6"/>
    <w:lvl w:ilvl="0">
      <w:start w:val="1"/>
      <w:numFmt w:val="decimal"/>
      <w:lvlText w:val="2.5.%1."/>
      <w:lvlJc w:val="left"/>
      <w:pPr>
        <w:ind w:left="283"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83E4FE5"/>
    <w:multiLevelType w:val="hybridMultilevel"/>
    <w:tmpl w:val="23D88C16"/>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D9F36A3"/>
    <w:multiLevelType w:val="hybridMultilevel"/>
    <w:tmpl w:val="F1A4C59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C615ECC"/>
    <w:multiLevelType w:val="multilevel"/>
    <w:tmpl w:val="1552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9766BA"/>
    <w:multiLevelType w:val="multilevel"/>
    <w:tmpl w:val="53FC61B0"/>
    <w:lvl w:ilvl="0">
      <w:start w:val="1"/>
      <w:numFmt w:val="decimal"/>
      <w:lvlText w:val="%1)"/>
      <w:lvlJc w:val="left"/>
      <w:pPr>
        <w:ind w:left="360" w:hanging="360"/>
      </w:pPr>
      <w:rPr>
        <w:u w:val="none"/>
      </w:rPr>
    </w:lvl>
    <w:lvl w:ilvl="1">
      <w:start w:val="1"/>
      <w:numFmt w:val="decimal"/>
      <w:lvlText w:val="%1.%2."/>
      <w:lvlJc w:val="right"/>
      <w:pPr>
        <w:ind w:left="926" w:hanging="359"/>
      </w:pPr>
      <w:rPr>
        <w:u w:val="none"/>
      </w:rPr>
    </w:lvl>
    <w:lvl w:ilvl="2">
      <w:start w:val="1"/>
      <w:numFmt w:val="decimal"/>
      <w:lvlText w:val="%1.%2.%3."/>
      <w:lvlJc w:val="right"/>
      <w:pPr>
        <w:ind w:left="1210" w:hanging="359"/>
      </w:pPr>
      <w:rPr>
        <w:u w:val="none"/>
      </w:rPr>
    </w:lvl>
    <w:lvl w:ilvl="3">
      <w:start w:val="1"/>
      <w:numFmt w:val="decimal"/>
      <w:lvlText w:val="%1.%2.%3.%4."/>
      <w:lvlJc w:val="right"/>
      <w:pPr>
        <w:ind w:left="3240" w:hanging="360"/>
      </w:pPr>
      <w:rPr>
        <w:u w:val="none"/>
      </w:rPr>
    </w:lvl>
    <w:lvl w:ilvl="4">
      <w:start w:val="1"/>
      <w:numFmt w:val="decimal"/>
      <w:lvlText w:val="%1.%2.%3.%4.%5."/>
      <w:lvlJc w:val="right"/>
      <w:pPr>
        <w:ind w:left="3960" w:hanging="360"/>
      </w:pPr>
      <w:rPr>
        <w:u w:val="none"/>
      </w:rPr>
    </w:lvl>
    <w:lvl w:ilvl="5">
      <w:start w:val="1"/>
      <w:numFmt w:val="decimal"/>
      <w:lvlText w:val="%1.%2.%3.%4.%5.%6."/>
      <w:lvlJc w:val="right"/>
      <w:pPr>
        <w:ind w:left="4680" w:hanging="360"/>
      </w:pPr>
      <w:rPr>
        <w:u w:val="none"/>
      </w:rPr>
    </w:lvl>
    <w:lvl w:ilvl="6">
      <w:start w:val="1"/>
      <w:numFmt w:val="decimal"/>
      <w:lvlText w:val="%1.%2.%3.%4.%5.%6.%7."/>
      <w:lvlJc w:val="right"/>
      <w:pPr>
        <w:ind w:left="5400" w:hanging="360"/>
      </w:pPr>
      <w:rPr>
        <w:u w:val="none"/>
      </w:rPr>
    </w:lvl>
    <w:lvl w:ilvl="7">
      <w:start w:val="1"/>
      <w:numFmt w:val="decimal"/>
      <w:lvlText w:val="%1.%2.%3.%4.%5.%6.%7.%8."/>
      <w:lvlJc w:val="right"/>
      <w:pPr>
        <w:ind w:left="6120" w:hanging="360"/>
      </w:pPr>
      <w:rPr>
        <w:u w:val="none"/>
      </w:rPr>
    </w:lvl>
    <w:lvl w:ilvl="8">
      <w:start w:val="1"/>
      <w:numFmt w:val="decimal"/>
      <w:lvlText w:val="%1.%2.%3.%4.%5.%6.%7.%8.%9."/>
      <w:lvlJc w:val="right"/>
      <w:pPr>
        <w:ind w:left="6840" w:hanging="360"/>
      </w:pPr>
      <w:rPr>
        <w:u w:val="none"/>
      </w:rPr>
    </w:lvl>
  </w:abstractNum>
  <w:abstractNum w:abstractNumId="20" w15:restartNumberingAfterBreak="0">
    <w:nsid w:val="7DE330BA"/>
    <w:multiLevelType w:val="hybridMultilevel"/>
    <w:tmpl w:val="2384E1AE"/>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4885423">
    <w:abstractNumId w:val="1"/>
  </w:num>
  <w:num w:numId="2" w16cid:durableId="2068525229">
    <w:abstractNumId w:val="14"/>
  </w:num>
  <w:num w:numId="3" w16cid:durableId="1728988811">
    <w:abstractNumId w:val="13"/>
  </w:num>
  <w:num w:numId="4" w16cid:durableId="2084184214">
    <w:abstractNumId w:val="9"/>
  </w:num>
  <w:num w:numId="5" w16cid:durableId="922910012">
    <w:abstractNumId w:val="5"/>
  </w:num>
  <w:num w:numId="6" w16cid:durableId="404449830">
    <w:abstractNumId w:val="4"/>
  </w:num>
  <w:num w:numId="7" w16cid:durableId="1369405148">
    <w:abstractNumId w:val="0"/>
  </w:num>
  <w:num w:numId="8" w16cid:durableId="208225207">
    <w:abstractNumId w:val="17"/>
  </w:num>
  <w:num w:numId="9" w16cid:durableId="798500643">
    <w:abstractNumId w:val="2"/>
  </w:num>
  <w:num w:numId="10" w16cid:durableId="157304569">
    <w:abstractNumId w:val="7"/>
  </w:num>
  <w:num w:numId="11" w16cid:durableId="791093847">
    <w:abstractNumId w:val="19"/>
  </w:num>
  <w:num w:numId="12" w16cid:durableId="360789733">
    <w:abstractNumId w:val="18"/>
  </w:num>
  <w:num w:numId="13" w16cid:durableId="874661956">
    <w:abstractNumId w:val="11"/>
  </w:num>
  <w:num w:numId="14" w16cid:durableId="2120752839">
    <w:abstractNumId w:val="16"/>
  </w:num>
  <w:num w:numId="15" w16cid:durableId="1358040208">
    <w:abstractNumId w:val="6"/>
  </w:num>
  <w:num w:numId="16" w16cid:durableId="433356519">
    <w:abstractNumId w:val="8"/>
  </w:num>
  <w:num w:numId="17" w16cid:durableId="947350590">
    <w:abstractNumId w:val="12"/>
  </w:num>
  <w:num w:numId="18" w16cid:durableId="1517303617">
    <w:abstractNumId w:val="20"/>
  </w:num>
  <w:num w:numId="19" w16cid:durableId="426343457">
    <w:abstractNumId w:val="15"/>
  </w:num>
  <w:num w:numId="20" w16cid:durableId="1235622710">
    <w:abstractNumId w:val="10"/>
  </w:num>
  <w:num w:numId="21" w16cid:durableId="917864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831"/>
    <w:rsid w:val="0008530A"/>
    <w:rsid w:val="000A1029"/>
    <w:rsid w:val="000A12EC"/>
    <w:rsid w:val="001053F2"/>
    <w:rsid w:val="001D6B70"/>
    <w:rsid w:val="00260C55"/>
    <w:rsid w:val="0026341F"/>
    <w:rsid w:val="00302D76"/>
    <w:rsid w:val="003F67FE"/>
    <w:rsid w:val="004A6E5A"/>
    <w:rsid w:val="004F65FC"/>
    <w:rsid w:val="00612459"/>
    <w:rsid w:val="006D53C5"/>
    <w:rsid w:val="00701831"/>
    <w:rsid w:val="007504EE"/>
    <w:rsid w:val="007970D8"/>
    <w:rsid w:val="00874AE5"/>
    <w:rsid w:val="009C6451"/>
    <w:rsid w:val="00A079A3"/>
    <w:rsid w:val="00A116E5"/>
    <w:rsid w:val="00A541D0"/>
    <w:rsid w:val="00E6493A"/>
    <w:rsid w:val="00F6350F"/>
    <w:rsid w:val="00FB417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1412"/>
  <w15:docId w15:val="{F499F2BC-506E-4246-9960-D0215806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rPr>
  </w:style>
  <w:style w:type="paragraph" w:styleId="Heading2">
    <w:name w:val="heading 2"/>
    <w:basedOn w:val="Normal"/>
    <w:next w:val="Normal"/>
    <w:uiPriority w:val="9"/>
    <w:unhideWhenUsed/>
    <w:qFormat/>
    <w:pPr>
      <w:keepNext/>
      <w:tabs>
        <w:tab w:val="left" w:pos="576"/>
      </w:tabs>
      <w:spacing w:line="360" w:lineRule="auto"/>
      <w:ind w:left="576" w:hanging="576"/>
      <w:outlineLvl w:val="1"/>
    </w:pPr>
    <w:rPr>
      <w:b/>
      <w:bCs/>
    </w:rPr>
  </w:style>
  <w:style w:type="paragraph" w:styleId="Heading3">
    <w:name w:val="heading 3"/>
    <w:basedOn w:val="Normal"/>
    <w:next w:val="Normal"/>
    <w:uiPriority w:val="9"/>
    <w:unhideWhenUsed/>
    <w:qFormat/>
    <w:pPr>
      <w:keepNext/>
      <w:tabs>
        <w:tab w:val="left" w:pos="720"/>
      </w:tabs>
      <w:spacing w:before="240" w:after="60"/>
      <w:ind w:left="720" w:hanging="720"/>
      <w:outlineLvl w:val="2"/>
    </w:pPr>
    <w:rPr>
      <w:b/>
      <w:bCs/>
    </w:rPr>
  </w:style>
  <w:style w:type="paragraph" w:styleId="Heading4">
    <w:name w:val="heading 4"/>
    <w:basedOn w:val="Normal"/>
    <w:next w:val="Normal"/>
    <w:uiPriority w:val="9"/>
    <w:semiHidden/>
    <w:unhideWhenUsed/>
    <w:qFormat/>
    <w:pPr>
      <w:keepNext/>
      <w:tabs>
        <w:tab w:val="left" w:pos="864"/>
      </w:tabs>
      <w:spacing w:before="240" w:after="60"/>
      <w:outlineLvl w:val="3"/>
    </w:pPr>
    <w:rPr>
      <w:rFonts w:ascii="Arial" w:eastAsia="Arial" w:hAnsi="Arial" w:cs="Arial"/>
      <w:b/>
      <w:bCs/>
    </w:rPr>
  </w:style>
  <w:style w:type="paragraph" w:styleId="Heading5">
    <w:name w:val="heading 5"/>
    <w:basedOn w:val="Normal"/>
    <w:next w:val="Normal"/>
    <w:uiPriority w:val="9"/>
    <w:semiHidden/>
    <w:unhideWhenUsed/>
    <w:qFormat/>
    <w:pPr>
      <w:tabs>
        <w:tab w:val="left" w:pos="1008"/>
      </w:tabs>
      <w:spacing w:before="240" w:after="60"/>
      <w:outlineLvl w:val="4"/>
    </w:pPr>
    <w:rPr>
      <w:b/>
      <w:bCs/>
      <w:i/>
      <w:iCs/>
      <w:sz w:val="26"/>
      <w:szCs w:val="26"/>
    </w:rPr>
  </w:style>
  <w:style w:type="paragraph" w:styleId="Heading6">
    <w:name w:val="heading 6"/>
    <w:basedOn w:val="Normal"/>
    <w:next w:val="Normal"/>
    <w:uiPriority w:val="9"/>
    <w:semiHidden/>
    <w:unhideWhenUsed/>
    <w:qFormat/>
    <w:pPr>
      <w:tabs>
        <w:tab w:val="left" w:pos="1152"/>
      </w:tabs>
      <w:spacing w:before="240" w:after="60"/>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240" w:after="360"/>
      <w:jc w:val="center"/>
    </w:pPr>
    <w:rPr>
      <w:b/>
      <w:bCs/>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08" w:type="dxa"/>
        <w:bottom w:w="0" w:type="dxa"/>
        <w:right w:w="108"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character" w:styleId="Emphasis">
    <w:name w:val="Emphasis"/>
    <w:basedOn w:val="DefaultParagraphFont"/>
    <w:uiPriority w:val="20"/>
    <w:qFormat/>
    <w:rsid w:val="004F65FC"/>
    <w:rPr>
      <w:i/>
      <w:iCs/>
    </w:rPr>
  </w:style>
  <w:style w:type="paragraph" w:styleId="ListParagraph">
    <w:name w:val="List Paragraph"/>
    <w:basedOn w:val="Normal"/>
    <w:uiPriority w:val="34"/>
    <w:qFormat/>
    <w:rsid w:val="004F65FC"/>
    <w:pPr>
      <w:ind w:left="720"/>
      <w:contextualSpacing/>
    </w:pPr>
  </w:style>
  <w:style w:type="paragraph" w:styleId="NormalWeb">
    <w:name w:val="Normal (Web)"/>
    <w:basedOn w:val="Normal"/>
    <w:uiPriority w:val="99"/>
    <w:semiHidden/>
    <w:unhideWhenUsed/>
    <w:rsid w:val="004F65FC"/>
    <w:pPr>
      <w:spacing w:before="100" w:beforeAutospacing="1" w:after="100" w:afterAutospacing="1" w:line="240" w:lineRule="auto"/>
      <w:ind w:firstLine="0"/>
      <w:jc w:val="left"/>
    </w:pPr>
    <w:rPr>
      <w:lang w:val="en-ID"/>
    </w:rPr>
  </w:style>
  <w:style w:type="character" w:styleId="Hyperlink">
    <w:name w:val="Hyperlink"/>
    <w:basedOn w:val="DefaultParagraphFont"/>
    <w:uiPriority w:val="99"/>
    <w:semiHidden/>
    <w:unhideWhenUsed/>
    <w:rsid w:val="004F65FC"/>
    <w:rPr>
      <w:color w:val="0000FF"/>
      <w:u w:val="single"/>
    </w:rPr>
  </w:style>
  <w:style w:type="paragraph" w:customStyle="1" w:styleId="font-claude-response-body">
    <w:name w:val="font-claude-response-body"/>
    <w:basedOn w:val="Normal"/>
    <w:rsid w:val="00E6493A"/>
    <w:pPr>
      <w:spacing w:before="100" w:beforeAutospacing="1" w:after="100" w:afterAutospacing="1" w:line="240" w:lineRule="auto"/>
      <w:ind w:firstLine="0"/>
      <w:jc w:val="left"/>
    </w:pPr>
    <w:rPr>
      <w:lang w:val="en-ID"/>
    </w:rPr>
  </w:style>
  <w:style w:type="character" w:styleId="Strong">
    <w:name w:val="Strong"/>
    <w:basedOn w:val="DefaultParagraphFont"/>
    <w:uiPriority w:val="22"/>
    <w:qFormat/>
    <w:rsid w:val="000A12EC"/>
    <w:rPr>
      <w:b/>
      <w:bCs/>
    </w:rPr>
  </w:style>
  <w:style w:type="paragraph" w:styleId="Revision">
    <w:name w:val="Revision"/>
    <w:hidden/>
    <w:uiPriority w:val="99"/>
    <w:semiHidden/>
    <w:rsid w:val="001053F2"/>
    <w:pPr>
      <w:spacing w:line="240" w:lineRule="auto"/>
      <w:ind w:firstLine="0"/>
      <w:jc w:val="left"/>
    </w:pPr>
  </w:style>
  <w:style w:type="table" w:styleId="TableGrid">
    <w:name w:val="Table Grid"/>
    <w:basedOn w:val="TableNormal"/>
    <w:uiPriority w:val="39"/>
    <w:rsid w:val="00A116E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mybib.com/j/MeekYummyStingra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frxyP6WwF5tGHwIVaJ2NNcaJg==">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9BAA4E0-7358-4A02-897F-15E6378DC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12</Pages>
  <Words>2891</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process automation ympi</dc:creator>
  <cp:keywords/>
  <dc:description/>
  <cp:lastModifiedBy>process automation ympi</cp:lastModifiedBy>
  <cp:revision>1</cp:revision>
  <dcterms:created xsi:type="dcterms:W3CDTF">2026-06-12T01:02:00Z</dcterms:created>
  <dcterms:modified xsi:type="dcterms:W3CDTF">2026-06-15T08:12:00Z</dcterms:modified>
</cp:coreProperties>
</file>